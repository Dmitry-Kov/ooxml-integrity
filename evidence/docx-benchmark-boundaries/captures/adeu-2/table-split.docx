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table</w:t>
      </w:r>
    </w:p>
    <w:p>
      <w:r>
        <w:t xml:space="preserve">The cycle marker is </w:t>
      </w:r>
      <w:del xmlns:w16du="http://schemas.microsoft.com/office/word/2023/wordml/word16du" w:id="303" w:author="Evidence Editor" w:date="2026-09-13T11:24:24Z" w16du:dateUtc="2026-09-13T11:24:24Z">
        <w:r>
          <w:rPr>
            <w:b/>
          </w:rPr>
          <w:delText xml:space="preserve">EDIT</w:delText>
        </w:r>
      </w:del>
      <w:del xmlns:w16du="http://schemas.microsoft.com/office/word/2023/wordml/word16du" w:id="303" w:author="Evidence Editor" w:date="2026-09-13T11:24:24Z" w16du:dateUtc="2026-09-13T11:24:24Z">
        <w:r>
          <w:rPr>
            <w:i/>
          </w:rPr>
          <w:delText xml:space="preserve">BEFORE</w:delText>
        </w:r>
      </w:del>
      <w:ins xmlns:w16du="http://schemas.microsoft.com/office/word/2023/wordml/word16du" w:id="304" w:author="Evidence Editor" w:date="2026-09-13T11:24:24Z" w16du:dateUtc="2026-09-13T11:24:24Z">
        <w:r>
          <w:rPr>
            <w:b w:val="1"/>
          </w:rPr>
          <w:t>DONE</w:t>
        </w:r>
        <w:r>
          <w:rPr>
            <w:i w:val="1"/>
          </w:rPr>
          <w: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del w:id="301" w:author="Reviewer A" w:date="2026-09-12T00:00:00Z">
              <w:r>
                <w:delText xml:space="preserve">old </w:delText>
              </w:r>
            </w:del>
            <w:ins w:id="302" w:author="Reviewer B" w:date="2026-09-12T00:00:00Z">
              <w:r>
                <w:t xml:space="preserve">new </w:t>
              </w:r>
            </w:ins>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