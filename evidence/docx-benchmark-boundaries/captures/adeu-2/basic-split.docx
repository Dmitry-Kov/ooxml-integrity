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del xmlns:w16du="http://schemas.microsoft.com/office/word/2023/wordml/word16du" w:id="104" w:author="Evidence Editor" w:date="2026-09-13T11:24:24Z" w16du:dateUtc="2026-09-13T11:24:24Z">
        <w:r>
          <w:rPr>
            <w:b/>
          </w:rPr>
          <w:delText xml:space="preserve">EDIT</w:delText>
        </w:r>
      </w:del>
      <w:del xmlns:w16du="http://schemas.microsoft.com/office/word/2023/wordml/word16du" w:id="104" w:author="Evidence Editor" w:date="2026-09-13T11:24:24Z" w16du:dateUtc="2026-09-13T11:24:24Z">
        <w:r>
          <w:rPr>
            <w:i/>
          </w:rPr>
          <w:delText xml:space="preserve">BEFORE</w:delText>
        </w:r>
      </w:del>
      <w:ins xmlns:w16du="http://schemas.microsoft.com/office/word/2023/wordml/word16du" w:id="105" w:author="Evidence Editor" w:date="2026-09-13T11:24:24Z" w16du:dateUtc="2026-09-13T11:24:24Z">
        <w:r>
          <w:rPr>
            <w:b w:val="1"/>
          </w:rPr>
          <w:t>DONE</w:t>
        </w:r>
        <w:r>
          <w:rPr>
            <w:i w:val="1"/>
          </w:rPr>
          <w: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