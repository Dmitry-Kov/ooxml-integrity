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del xmlns:w16du="http://schemas.microsoft.com/office/word/2023/wordml/word16du" w:id="303" w:author="Evidence Editor" w:date="2026-09-13T11:24:24Z" w16du:dateUtc="2026-09-13T11:24:24Z">
              <w:r>
                <w:delText xml:space="preserve">TABLEBEFORE</w:delText>
              </w:r>
            </w:del>
            <w:ins xmlns:w16du="http://schemas.microsoft.com/office/word/2023/wordml/word16du" w:id="304" w:author="Evidence Editor" w:date="2026-09-13T11:24:24Z" w16du:dateUtc="2026-09-13T11:24:24Z">
              <w:r>
                <w:t>TABLEAFTER</w:t>
              </w:r>
            </w:ins>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