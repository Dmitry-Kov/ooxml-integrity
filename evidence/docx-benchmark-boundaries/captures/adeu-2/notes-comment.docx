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notes</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w:t>
      </w:r>
      <w:del xmlns:w16du="http://schemas.microsoft.com/office/word/2023/wordml/word16du" w:id="402" w:author="Evidence Editor" w:date="2026-09-13T11:24:24Z" w16du:dateUtc="2026-09-13T11:24:24Z">
        <w:r>
          <w:delText>delivery</w:delText>
        </w:r>
      </w:del>
      <w:ins xmlns:w16du="http://schemas.microsoft.com/office/word/2023/wordml/word16du" w:id="403" w:author="Evidence Editor" w:date="2026-09-13T11:24:24Z" w16du:dateUtc="2026-09-13T11:24:24Z">
        <w:r>
          <w:t>payment</w:t>
        </w:r>
      </w:ins>
      <w:r>
        <w:t xml:space="preserve">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ins w:id="401" w:author="Reviewer A" w:date="2026-09-12T00:00:00Z">
        <w:r>
          <w:t xml:space="preserve">retained </w:t>
        </w:r>
      </w:ins>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