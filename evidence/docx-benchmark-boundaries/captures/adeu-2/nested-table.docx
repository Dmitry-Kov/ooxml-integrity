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nested</w:t>
      </w:r>
    </w:p>
    <w:p>
      <w:r>
        <w:t xml:space="preserve">The cycle marker is </w:t>
      </w:r>
      <w:r>
        <w:rPr>
          <w:b/>
        </w:rPr>
        <w:t xml:space="preserve">EDIT</w:t>
      </w:r>
      <w:r>
        <w:rPr>
          <w:i/>
        </w:rPr>
        <w:t xml:space="preserve">BEFORE</w:t>
      </w:r>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p>
      <w:r>
        <w:t xml:space="preserve">Pending nested wording: </w:t>
      </w:r>
      <w:ins w:id="201" w:author="Reviewer A" w:date="2026-09-12T00:00:00Z">
        <w:r>
          <w:t xml:space="preserve">current </w:t>
        </w:r>
        <w:del w:id="202" w:author="Reviewer B" w:date="2026-09-12T00:00:00Z">
          <w:r>
            <w:delText xml:space="preserve">former </w:delText>
          </w:r>
        </w:del>
        <w:r>
          <w:t xml:space="preserve">term</w:t>
        </w:r>
      </w:ins>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del xmlns:w16du="http://schemas.microsoft.com/office/word/2023/wordml/word16du" w:id="203" w:author="Evidence Editor" w:date="2026-09-13T11:24:24Z" w16du:dateUtc="2026-09-13T11:24:24Z">
              <w:r>
                <w:delText xml:space="preserve">TABLEBEFORE</w:delText>
              </w:r>
            </w:del>
            <w:ins xmlns:w16du="http://schemas.microsoft.com/office/word/2023/wordml/word16du" w:id="204" w:author="Evidence Editor" w:date="2026-09-13T11:24:24Z" w16du:dateUtc="2026-09-13T11:24:24Z">
              <w:r>
                <w:t>TABLEAFTER</w:t>
              </w:r>
            </w:ins>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