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stories</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w:t>
      </w:r>
      <w:del xmlns:w16du="http://schemas.microsoft.com/office/word/2023/wordml/word16du" w:id="503" w:author="Evidence Editor" w:date="2026-09-13T11:24:16Z" w16du:dateUtc="2026-09-13T11:24:16Z">
        <w:r>
          <w:delText>delivery</w:delText>
        </w:r>
      </w:del>
      <w:ins xmlns:w16du="http://schemas.microsoft.com/office/word/2023/wordml/word16du" w:id="504" w:author="Evidence Editor" w:date="2026-09-13T11:24:16Z" w16du:dateUtc="2026-09-13T11:24:16Z">
        <w:r>
          <w:t>payment</w:t>
        </w:r>
      </w:ins>
      <w:r>
        <w:t xml:space="preserve">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del w:id="502" w:author="Reviewer B" w:date="2026-09-12T00:00:00Z">
      <w:r>
        <w:delText xml:space="preserve">former </w:delText>
      </w:r>
    </w:del>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ins w:id="501" w:author="Reviewer A" w:date="2026-09-12T00:00:00Z">
      <w:r>
        <w:t xml:space="preserve">pending </w:t>
      </w:r>
    </w:ins>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