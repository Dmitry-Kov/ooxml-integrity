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104" w:author="Evidence Editor" w:date="2026-09-13T11:24:16Z" w16du:dateUtc="2026-09-13T11:24:16Z">
              <w:r>
                <w:delText xml:space="preserve">TABLEBEFORE</w:delText>
              </w:r>
            </w:del>
            <w:ins xmlns:w16du="http://schemas.microsoft.com/office/word/2023/wordml/word16du" w:id="105" w:author="Evidence Editor" w:date="2026-09-13T11:24:16Z" w16du:dateUtc="2026-09-13T11:24:16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