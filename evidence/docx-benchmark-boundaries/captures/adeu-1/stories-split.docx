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stories</w:t>
      </w:r>
    </w:p>
    <w:p>
      <w:r>
        <w:t xml:space="preserve">The cycle marker is </w:t>
      </w:r>
      <w:del xmlns:w16du="http://schemas.microsoft.com/office/word/2023/wordml/word16du" w:id="503" w:author="Evidence Editor" w:date="2026-09-13T11:24:16Z" w16du:dateUtc="2026-09-13T11:24:16Z">
        <w:r>
          <w:rPr>
            <w:b/>
          </w:rPr>
          <w:delText xml:space="preserve">EDIT</w:delText>
        </w:r>
      </w:del>
      <w:del xmlns:w16du="http://schemas.microsoft.com/office/word/2023/wordml/word16du" w:id="503" w:author="Evidence Editor" w:date="2026-09-13T11:24:16Z" w16du:dateUtc="2026-09-13T11:24:16Z">
        <w:r>
          <w:rPr>
            <w:i/>
          </w:rPr>
          <w:delText xml:space="preserve">BEFORE</w:delText>
        </w:r>
      </w:del>
      <w:ins xmlns:w16du="http://schemas.microsoft.com/office/word/2023/wordml/word16du" w:id="504" w:author="Evidence Editor" w:date="2026-09-13T11:24:16Z" w16du:dateUtc="2026-09-13T11:24:16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del w:id="502" w:author="Reviewer B" w:date="2026-09-12T00:00:00Z">
      <w:r>
        <w:delText xml:space="preserve">former </w:delText>
      </w:r>
    </w:del>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ins w:id="501" w:author="Reviewer A" w:date="2026-09-12T00:00:00Z">
      <w:r>
        <w:t xml:space="preserve">pending </w:t>
      </w:r>
    </w:ins>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