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203" w:author="Evidence Editor" w:date="2026-09-13T11:24:16Z" w16du:dateUtc="2026-09-13T11:24:16Z">
        <w:r>
          <w:delText>delivery</w:delText>
        </w:r>
      </w:del>
      <w:ins xmlns:w16du="http://schemas.microsoft.com/office/word/2023/wordml/word16du" w:id="204" w:author="Evidence Editor" w:date="2026-09-13T11:24:16Z" w16du:dateUtc="2026-09-13T11:24:16Z">
        <w:r>
          <w:t>payment</w:t>
        </w:r>
      </w:ins>
      <w:r>
        <w:t xml:space="preserve">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