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pStyle w:val="Title"/>
      </w:pPr>
      <w:r>
        <w:t xml:space="preserve">Existing revision preservation</w:t>
      </w:r>
    </w:p>
    <w:p>
      <w:r>
        <w:t xml:space="preserve">Fixture profile basic</w:t>
      </w:r>
    </w:p>
    <w:p>
      <w:r>
        <w:t xml:space="preserve">The cycle marker is </w:t>
      </w:r>
      <w:r>
        <w:rPr>
          <w:b/>
        </w:rPr>
        <w:t xml:space="preserve">EDIT</w:t>
      </w:r>
      <w:r>
        <w:rPr>
          <w:i/>
        </w:rPr>
        <w:t xml:space="preserve">BEFORE</w:t>
      </w:r>
      <w:r>
        <w:t xml:space="preserve">. The service is </w:t>
      </w:r>
      <w:ins w:id="101" w:author="Reviewer A" w:date="2026-09-12T00:00:00Z">
        <w:r>
          <w:t xml:space="preserve">renewable</w:t>
        </w:r>
      </w:ins>
      <w:r>
        <w:t xml:space="preserve"> and </w:t>
      </w:r>
      <w:ins w:id="103" w:author="Reviewer B" w:date="2026-09-12T00:00:00Z">
        <w:r>
          <w:t xml:space="preserve">optional</w:t>
        </w:r>
      </w:ins>
      <w:r>
        <w:t xml:space="preserve">.</w:t>
      </w:r>
    </w:p>
    <w:p>
      <w:r>
        <w:t xml:space="preserve">The review is</w:t>
      </w:r>
      <w:del w:id="102" w:author="Reviewer B" w:date="2026-09-12T00:00:00Z">
        <w:r>
          <w:delText xml:space="preserve"> retired</w:delText>
        </w:r>
      </w:del>
      <w:r>
        <w:t xml:space="preserve"> complete.</w:t>
      </w:r>
    </w:p>
    <w:p>
      <w:r>
        <w:t xml:space="preserve">Keep the agreed delivery, ownership and review terms available to the next reviewer. The schedule remains subject to written approval. Each participant can examine the pending wording before deciding whether to retain or resolve a change. A nearby editorial update must preserve the existing review record and its authors.</w:t>
      </w:r>
    </w:p>
    <w:p>
      <w:commentRangeStart w:id="1"/>
      <w:r>
        <w:t xml:space="preserve">Review the </w:t>
      </w:r>
      <w:del xmlns:w16du="http://schemas.microsoft.com/office/word/2023/wordml/word16du" w:id="104" w:author="Evidence Editor" w:date="2026-09-13T11:24:16Z" w16du:dateUtc="2026-09-13T11:24:16Z">
        <w:r>
          <w:delText>delivery</w:delText>
        </w:r>
      </w:del>
      <w:ins xmlns:w16du="http://schemas.microsoft.com/office/word/2023/wordml/word16du" w:id="105" w:author="Evidence Editor" w:date="2026-09-13T11:24:16Z" w16du:dateUtc="2026-09-13T11:24:16Z">
        <w:r>
          <w:t>payment</w:t>
        </w:r>
      </w:ins>
      <w:r>
        <w:t xml:space="preserve"> terms.</w:t>
      </w:r>
      <w:commentRangeEnd w:id="1"/>
      <w:r>
        <w:commentReference w:id="1"/>
      </w:r>
      <w:r>
        <w:footnoteReference w:id="1"/>
      </w:r>
    </w:p>
    <w:tbl>
      <w:tblPr>
        <w:tblStyle w:val="TableGrid"/>
      </w:tblPr>
      <w:tblGrid>
        <w:gridCol w:w="4600"/>
        <w:gridCol w:w="4600"/>
      </w:tblGrid>
      <w:tr>
        <w:trPr>
          <w:tblHeader/>
        </w:trPr>
        <w:tc>
          <w:p>
            <w:r>
              <w:t xml:space="preserve">Milestone</w:t>
            </w:r>
          </w:p>
        </w:tc>
        <w:tc>
          <w:p>
            <w:r>
              <w:t xml:space="preserve">Status</w:t>
            </w:r>
          </w:p>
        </w:tc>
      </w:tr>
      <w:tr>
        <w:tc>
          <w:p>
            <w:r>
              <w:t xml:space="preserve">Delivery</w:t>
            </w:r>
          </w:p>
        </w:tc>
        <w:tc>
          <w:p>
            <w:r>
              <w:t xml:space="preserve">Scheduled </w:t>
            </w:r>
            <w:r>
              <w:t xml:space="preserve">TABLEBEFORE</w:t>
            </w:r>
          </w:p>
        </w:tc>
      </w:tr>
    </w:tbl>
    <w:sectP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headerReference w:type="default" r:id="rId5"/>
      <w:footerReference w:type="default" r:id="rId6"/>
      <w:pgSz w:w="11906" w:h="16838"/>
      <w:pgMar w:top="1440" w:right="1440" w:bottom="1440" w:left="1440" w:header="708" w:footer="708"/>
    </w:sectPr>
  </w:body>
</w:document>
</file>

<file path=word/comments.xml><?xml version="1.0" encoding="utf-8"?>
<w:comments xmlns:w="http://schemas.openxmlformats.org/wordprocessingml/2006/main">
  <w:comment w:id="1" w:author="Reviewer C" w:initials="RC" w:date="2026-09-12T00:00:00Z">
    <w:p>
      <w:r>
        <w:t xml:space="preserve">Preserve this independent delivery comment.</w:t>
      </w:r>
    </w:p>
  </w:comment>
</w:comments>
</file>

<file path=word/footer1.xml><?xml version="1.0" encoding="utf-8"?>
<w:ftr xmlns:w="http://schemas.openxmlformats.org/wordprocessingml/2006/main">
  <w:p>
    <w:r>
      <w:t xml:space="preserve">Review record footer</w:t>
    </w:r>
  </w:p>
</w:ftr>
</file>

<file path=word/footnotes.xml><?xml version="1.0" encoding="utf-8"?>
<w:footnotes xmlns:w="http://schemas.openxmlformats.org/wordprocessingml/2006/main">
  <w:footnote w:id="-1" w:type="separator">
    <w:p>
      <w:r>
        <w:separator/>
      </w:r>
    </w:p>
  </w:footnote>
  <w:footnote w:id="0" w:type="continuationSeparator">
    <w:p>
      <w:r>
        <w:continuationSeparator/>
      </w:r>
    </w:p>
  </w:footnote>
  <w:footnote w:id="1">
    <w:p>
      <w:r>
        <w:t xml:space="preserve">The review record includes </w:t>
      </w:r>
      <w:r>
        <w:t xml:space="preserve">retained </w:t>
      </w:r>
      <w:r>
        <w:t xml:space="preserve">supporting information.</w:t>
      </w:r>
    </w:p>
  </w:footnote>
</w:footnotes>
</file>

<file path=word/header1.xml><?xml version="1.0" encoding="utf-8"?>
<w:hdr xmlns:w="http://schemas.openxmlformats.org/wordprocessingml/2006/main">
  <w:p>
    <w:r>
      <w:t xml:space="preserve">Review record header</w:t>
    </w:r>
  </w:p>
</w:hdr>
</file>

<file path=word/numbering.xml><?xml version="1.0" encoding="utf-8"?>
<w:numbering xmlns:w="http://schemas.openxmlformats.org/wordprocessingml/2006/main">
  <w:abstractNum w:abstractNumId="0">
    <w:multiLevelType w:val="multilevel"/>
    <w:lvl w:ilvl="0">
      <w:start w:val="1"/>
      <w:numFmt w:val="decimal"/>
      <w:lvlText w:val="%1."/>
      <w:lvlJc w:val="left"/>
      <w:pPr>
        <w:ind w:left="720" w:hanging="360"/>
      </w:pPr>
    </w:lvl>
    <w:lvl w:ilvl="1">
      <w:start w:val="1"/>
      <w:numFmt w:val="lowerLetter"/>
      <w:lvlText w:val="%1.%2"/>
      <w:lvlJc w:val="left"/>
      <w:pPr>
        <w:ind w:left="1440" w:hanging="360"/>
      </w:pPr>
    </w:lvl>
  </w:abstractNum>
  <w:abstractNum w:abstractNumId="1">
    <w:multiLevelType w:val="hybridMultilevel"/>
    <w:lvl w:ilvl="0">
      <w:start w:val="1"/>
      <w:numFmt w:val="bullet"/>
      <w:lvlText w:val="•"/>
      <w:lvlJc w:val="left"/>
      <w:pPr>
        <w:ind w:left="720" w:hanging="360"/>
      </w:pPr>
      <w:rPr>
        <w:rFonts w:ascii="Symbol" w:hAnsi="Symbol"/>
      </w:rPr>
    </w:lvl>
  </w:abstractNum>
  <w:num w:numId="1">
    <w:abstractNumId w:val="0"/>
  </w:num>
  <w:num w:numId="2">
    <w:abstractNumId w:val="1"/>
  </w:num>
</w:numbering>
</file>

<file path=word/settings.xml><?xml version="1.0" encoding="utf-8"?>
<w:settings xmlns:w="http://schemas.openxmlformats.org/wordprocessingml/2006/main" xmlns:m="http://schemas.openxmlformats.org/officeDocument/2006/math">
  <w:zoom w:percent="100"/>
  <w:defaultTabStop w:val="720"/>
  <w:characterSpacingControl w:val="doNotCompress"/>
  <w:footnotePr>
    <w:footnote w:id="-1"/>
    <w:footnote w:id="0"/>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settings>
</file>

<file path=word/styles.xml><?xml version="1.0" encoding="utf-8"?>
<w:styles xmlns:w="http://schemas.openxmlformats.org/wordprocessingml/2006/main">
  <w:docDefaults>
    <w:rPrDefault>
      <w:rPr>
        <w:rFonts w:ascii="Calibri" w:hAnsi="Calibri"/>
        <w:sz w:val="22"/>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outlineLvl w:val="0"/>
    </w:pPr>
    <w:rPr>
      <w:b/>
      <w:sz w:val="32"/>
      <w:color w:val="1F4E5F"/>
    </w:rPr>
  </w:style>
  <w:style w:type="paragraph" w:styleId="Heading2">
    <w:name w:val="heading 2"/>
    <w:basedOn w:val="Normal"/>
    <w:next w:val="Normal"/>
    <w:qFormat/>
    <w:pPr>
      <w:keepNext/>
      <w:outlineLvl w:val="1"/>
    </w:pPr>
    <w:rPr>
      <w:b/>
      <w:sz w:val="26"/>
    </w:rPr>
  </w:style>
  <w:style w:type="paragraph" w:styleId="ListParagraph">
    <w:name w:val="List Paragraph"/>
    <w:basedOn w:val="Normal"/>
    <w:qFormat/>
    <w:pPr>
      <w:ind w:left="720"/>
      <w:contextualSpacing/>
    </w:pPr>
  </w:style>
  <w:style w:type="paragraph" w:styleId="ClauseBody">
    <w:name w:val="Clause Body"/>
    <w:basedOn w:val="Normal"/>
    <w:pPr>
      <w:jc w:val="both"/>
      <w:spacing w:after="120"/>
    </w:pPr>
  </w:style>
  <w:style w:type="character" w:styleId="DefinedTerm">
    <w:name w:val="Defined Term"/>
    <w:rPr>
      <w:b/>
      <w:smallCaps/>
    </w:rPr>
  </w:style>
  <w:style w:type="character" w:styleId="Hyperlink">
    <w:name w:val="Hyperlink"/>
    <w:rPr>
      <w:color w:val="0563C1"/>
      <w:u w:val="single"/>
    </w:rPr>
  </w:style>
  <w:style w:type="character" w:styleId="FootnoteReference">
    <w:name w:val="footnote reference"/>
    <w:rPr>
      <w:vertAlign w:val="superscript"/>
    </w:rPr>
  </w:style>
  <w:style w:type="table" w:styleId="TableGrid">
    <w:name w:val="Table Grid"/>
    <w:tblPr>
      <w:tblBorders>
        <w:top w:val="single" w:sz="4" w:color="auto"/>
        <w:left w:val="single" w:sz="4" w:color="auto"/>
        <w:bottom w:val="single" w:sz="4" w:color="auto"/>
        <w:right w:val="single" w:sz="4" w:color="auto"/>
        <w:insideH w:val="single" w:sz="4" w:color="auto"/>
        <w:insideV w:val="single" w:sz="4" w:color="auto"/>
      </w:tblBorders>
    </w:tblPr>
  </w:style>
  <w:style w:type="paragraph" w:styleId="Title">
    <w:name w:val="Title"/>
    <w:basedOn w:val="Normal"/>
    <w:rPr>
      <w:b/>
      <w:color w:val="000000"/>
      <w:sz w:val="3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9" Type="http://schemas.openxmlformats.org/officeDocument/2006/relationships/settings" Target="setting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comments" Target="comments.xm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image" Target="media/chart.png"/><Relationship Id="rId8" Type="http://schemas.openxmlformats.org/officeDocument/2006/relationships/hyperlink" Target="https://example.org/spec" TargetMode="External"/></Relationships>
</file>

<file path=docProps/app.xml><?xml version="1.0" encoding="utf-8"?>
<Properties xmlns="http://schemas.openxmlformats.org/officeDocument/2006/extended-properties">
  <Application>revision-fixture-builder 1</Application>
</Properties>
</file>

<file path=docProps/core.xml><?xml version="1.0" encoding="utf-8"?>
<cp:coreProperties xmlns:cp="http://schemas.openxmlformats.org/package/2006/metadata/core-properties" xmlns:dc="http://purl.org/dc/elements/1.1/">
  <dc:creator>Revision fixture builder</dc:creator>
  <cp:lastModifiedBy>Revision fixture builder</cp:lastModifiedBy>
</cp:coreProperties>
</file>