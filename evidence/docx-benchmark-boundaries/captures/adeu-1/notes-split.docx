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notes</w:t>
      </w:r>
    </w:p>
    <w:p>
      <w:r>
        <w:t xml:space="preserve">The cycle marker is </w:t>
      </w:r>
      <w:del xmlns:w16du="http://schemas.microsoft.com/office/word/2023/wordml/word16du" w:id="402" w:author="Evidence Editor" w:date="2026-09-13T11:24:16Z" w16du:dateUtc="2026-09-13T11:24:16Z">
        <w:r>
          <w:rPr>
            <w:b/>
          </w:rPr>
          <w:delText xml:space="preserve">EDIT</w:delText>
        </w:r>
      </w:del>
      <w:del xmlns:w16du="http://schemas.microsoft.com/office/word/2023/wordml/word16du" w:id="402" w:author="Evidence Editor" w:date="2026-09-13T11:24:16Z" w16du:dateUtc="2026-09-13T11:24:16Z">
        <w:r>
          <w:rPr>
            <w:i/>
          </w:rPr>
          <w:delText xml:space="preserve">BEFORE</w:delText>
        </w:r>
      </w:del>
      <w:ins xmlns:w16du="http://schemas.microsoft.com/office/word/2023/wordml/word16du" w:id="403" w:author="Evidence Editor" w:date="2026-09-13T11:24:16Z" w16du:dateUtc="2026-09-13T11:24:16Z">
        <w:r>
          <w:rPr>
            <w:b w:val="1"/>
          </w:rPr>
          <w:t>DONE</w:t>
        </w:r>
        <w:r>
          <w:rPr>
            <w:i w:val="1"/>
          </w:rPr>
          <w:t>AFTER</w:t>
        </w:r>
      </w:ins>
      <w:r>
        <w:t xml:space="preserv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delivery terms.</w:t>
      </w:r>
      <w:commentRangeEnd w:id="1"/>
      <w:r>
        <w:commentReference w:id="1"/>
      </w:r>
      <w:r>
        <w:footnoteReference w:id="1"/>
      </w:r>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r>
              <w:t xml:space="preserve">Scheduled </w:t>
            </w:r>
            <w:r>
              <w:t xml:space="preserve">TABLEBEFORE</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ins w:id="401" w:author="Reviewer A" w:date="2026-09-12T00:00:00Z">
        <w:r>
          <w:t xml:space="preserve">retained </w:t>
        </w:r>
      </w:ins>
      <w:r>
        <w:t xml:space="preserve">supporting information.</w:t>
      </w:r>
    </w:p>
  </w:footnote>
</w:footnotes>
</file>

<file path=word/header1.xml><?xml version="1.0" encoding="utf-8"?>
<w:hdr xmlns:w="http://schemas.openxmlformats.org/wordprocessingml/2006/main">
  <w:p>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settings" Target="setting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comments" Target="comment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chart.png"/><Relationship Id="rId8" Type="http://schemas.openxmlformats.org/officeDocument/2006/relationships/hyperlink" Target="https://example.org/spec" TargetMode="External"/></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