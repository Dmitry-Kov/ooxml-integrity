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table</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del w:id="301" w:author="Reviewer A" w:date="2026-09-12T00:00:00Z">
              <w:r>
                <w:delText xml:space="preserve">old </w:delText>
              </w:r>
            </w:del>
            <w:ins w:id="302" w:author="Reviewer B" w:date="2026-09-12T00:00:00Z">
              <w:r>
                <w:t xml:space="preserve">new </w:t>
              </w:r>
            </w:ins>
            <w:del xmlns:w16du="http://schemas.microsoft.com/office/word/2023/wordml/word16du" w:id="303" w:author="Evidence Editor" w:date="2026-09-13T11:24:16Z" w16du:dateUtc="2026-09-13T11:24:16Z">
              <w:r>
                <w:delText xml:space="preserve">TABLEBEFORE</w:delText>
              </w:r>
            </w:del>
            <w:ins xmlns:w16du="http://schemas.microsoft.com/office/word/2023/wordml/word16du" w:id="304" w:author="Evidence Editor" w:date="2026-09-13T11:24:16Z" w16du:dateUtc="2026-09-13T11:24:16Z">
              <w:r>
                <w:t>TABLEAFTER</w:t>
              </w:r>
            </w:ins>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