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r>
        <w:rPr>
          <w:b/>
        </w:rPr>
        <w:t xml:space="preserve">EDIT</w:t>
      </w:r>
      <w:r>
        <w:rPr>
          <w:i/>
        </w:rPr>
        <w:t xml:space="preserve">BEFORE</w:t>
      </w:r>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w:t>
      </w:r>
      <w:del xmlns:w16du="http://schemas.microsoft.com/office/word/2023/wordml/word16du" w:id="402" w:author="Evidence Editor" w:date="2026-09-13T11:24:16Z" w16du:dateUtc="2026-09-13T11:24:16Z">
        <w:r>
          <w:delText>delivery</w:delText>
        </w:r>
      </w:del>
      <w:ins xmlns:w16du="http://schemas.microsoft.com/office/word/2023/wordml/word16du" w:id="403" w:author="Evidence Editor" w:date="2026-09-13T11:24:16Z" w16du:dateUtc="2026-09-13T11:24:16Z">
        <w:r>
          <w:t>payment</w:t>
        </w:r>
      </w:ins>
      <w:r>
        <w:t xml:space="preserve">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TABLEBEFORE</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