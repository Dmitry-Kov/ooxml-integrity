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nested</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p>
      <w:r>
        <w:t xml:space="preserve">Pending nested wording: </w:t>
      </w:r>
      <w:ins w:id="201" w:author="Reviewer A" w:date="2026-09-12T00:00:00Z">
        <w:r>
          <w:t xml:space="preserve">current </w:t>
        </w:r>
        <w:del w:id="202" w:author="Reviewer B" w:date="2026-09-12T00:00:00Z">
          <w:r>
            <w:delText xml:space="preserve">former </w:delText>
          </w:r>
        </w:del>
        <w:r>
          <w:t xml:space="preserve">term</w:t>
        </w:r>
      </w:ins>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