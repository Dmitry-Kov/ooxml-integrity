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20" w:author="Benchmark Editor" w:date="2026-10-01T00:00:00Z">
          <w:r w:rsidR="001B7773" w:rsidRPr="001B7773">
            <w:delText xml:space="preserve">disputed amount</w:delText>
          </w:r>
        </w:del>
      </w:ins>
      <w:ins w:id="21" w:author="Benchmark Editor" w:date="2026-10-01T00:00:00Z">
        <w:r w:rsidR="001B7773" w:rsidRPr="001B7773">
          <w:t xml:space="preserve">disputed sum</w:t>
        </w:r>
      </w:ins>
      <w:ins w:id="22" w:author="Reviewer A" w:date="2026-09-29T14:25:00Z" w16du:dateUtc="2026-09-29T09:25:00Z">
        <w:r w:rsidR="001B7773" w:rsidRPr="001B7773">
          <w:t xml:space="preserve"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