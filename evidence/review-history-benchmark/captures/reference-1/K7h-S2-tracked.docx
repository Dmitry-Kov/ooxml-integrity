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del w:id="20" w:author="Benchmark Editor" w:date="2026-10-01T00:00:00Z">
      <w:r>
        <w:delText xml:space="preserve">Consulting Services</w:delText>
      </w:r>
    </w:del>
    <w:ins w:id="21" w:author="Benchmark Editor" w:date="2026-10-01T00:00:00Z">
      <w:r>
        <w:t xml:space="preserve">Consultancy Services</w:t>
      </w:r>
    </w:ins>
    <w:r>
      <w:t xml:space="preserve">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