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9001" w:author="Benchmark Editor" w:date="2026-10-02T00:00:00Z">
        <w:r>
          <w:delText>Completion Date</w:delText>
        </w:r>
      </w:del>
      <w:ins w:id="9002" w:author="Benchmark Editor" w:date="2026-10-02T00:00:00Z">
        <w:r>
          <w:t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