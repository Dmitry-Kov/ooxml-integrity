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</w:t>
      </w:r>
      <w:del w:id="9001" w:author="Benchmark Editor" w:date="2026-10-02T00:00:00Z">
        <w:r>
          <w:delText>1</w:delText>
        </w:r>
      </w:del>
      <w:ins w:id="9002" w:author="Benchmark Editor" w:date="2026-10-02T00:00:00Z">
        <w:r>
          <w:t>2</w:t>
        </w:r>
      </w:ins>
      <w:r>
        <w:t>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