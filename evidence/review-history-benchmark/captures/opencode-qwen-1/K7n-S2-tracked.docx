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000" w:author="Benchmark Editor" w:date="2000-01-01T00:00:00Z">
        <w:r>
          <w:delText>England and Wales</w:delText>
        </w:r>
      </w:del>
      <w:ins w:id="1001" w:author="Benchmark Editor" w:date="2000-01-01T00:00:00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