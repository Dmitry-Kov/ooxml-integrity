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00" w:author="Benchmark Editor" w:date="2026-10-02T00:00:00Z" w16du:dateUtc="2026-10-02T00:00:00Z">
        <w:r w:rsidR="00BEEF01" w:rsidDel="00BEEF01">
          <w:delText>ten</w:delText>
        </w:r>
      </w:del>
      <w:ins w:id="101" w:author="Benchmark Editor" w:date="2026-10-02T00:00:00Z" w16du:dateUtc="2026-10-02T00:00:00Z">
        <w:r w:rsidR="00BEEF01" w:rsidRPr="00BEEF01"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