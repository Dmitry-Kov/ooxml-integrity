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8:23:09Z">
        <w:r>
          <w:delText xml:space="preserve">Historic spend</w:delText>
        </w:r>
      </w:del>
      <w:ins w:id="105" w:author="Benchmark Editor" w:date="2026-10-02T08:23:09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