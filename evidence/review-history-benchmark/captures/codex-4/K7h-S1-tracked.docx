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 xml:space="preserve">Reference Agreement - Draft </w:t>
    </w:r>
    <w:del w:id="104" w:author="Benchmark Editor" w:date="2026-10-02T08:35:05Z">
      <w:r>
        <w:delText>7</w:delText>
      </w:r>
    </w:del>
    <w:ins w:id="105" w:author="Benchmark Editor" w:date="2026-10-02T08:35:05Z">
      <w:r>
        <w:t>8</w:t>
      </w:r>
    </w:ins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