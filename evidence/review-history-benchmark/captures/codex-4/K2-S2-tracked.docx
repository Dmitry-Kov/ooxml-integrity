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del w:id="17" w:author="Benchmark Editor" w:date="2026-10-02T08:21:34Z">
              <w:r>
                <w:delText>EUR 12,000</w:delText>
              </w:r>
            </w:del>
            <w:ins w:id="18" w:author="Benchmark Editor" w:date="2026-10-02T08:21:34Z">
              <w:r>
                <w:t>EUR 12,500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