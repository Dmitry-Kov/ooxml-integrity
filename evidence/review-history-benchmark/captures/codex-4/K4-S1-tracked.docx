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  <w:del w:id="104" w:author="Benchmark Editor" w:date="2026-10-02T08:26:39Z">
          <w:r>
            <w:delText>indemnity</w:delText>
          </w:r>
        </w:del>
        <w:ins w:id="105" w:author="Benchmark Editor" w:date="2026-10-02T08:26:39Z">
          <w:r>
            <w:t>liability</w:t>
          </w:r>
        </w:ins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