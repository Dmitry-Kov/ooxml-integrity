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 xml:space="preserve">The Supplier shall maintain professional </w:t>
        </w:r>
        <w:del w:id="104" w:author="Benchmark Editor" w:date="2026-10-02T07:06:58Z">
          <w:r>
            <w:delText>indemnity</w:delText>
          </w:r>
        </w:del>
        <w:ins w:id="105" w:author="Benchmark Editor" w:date="2026-10-02T07:06:58Z">
          <w:r>
            <w:t>liability</w:t>
          </w:r>
        </w:ins>
        <w:r>
          <w:t xml:space="preserve">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