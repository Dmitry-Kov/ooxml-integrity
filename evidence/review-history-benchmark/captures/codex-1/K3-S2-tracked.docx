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4" w:author="Benchmark Editor" w:date="2026-10-02T07:04:54Z">
        <w:r>
          <w:delText>ten business days</w:delText>
        </w:r>
      </w:del>
      <w:ins w:id="15" w:author="Benchmark Editor" w:date="2026-10-02T07:04:54Z">
        <w:r>
          <w:t>fifteen business days</w:t>
        </w:r>
      </w:ins>
      <w:r>
        <w:t xml:space="preserve">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