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7" w:author="Benchmark Editor" w:date="2026-10-02T06:58:23Z">
        <w:r>
          <w:delText>Completion Date</w:delText>
        </w:r>
      </w:del>
      <w:ins w:id="18" w:author="Benchmark Editor" w:date="2026-10-02T06:58:23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