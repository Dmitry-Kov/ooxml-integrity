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2T06:56:34Z">
        <w:r>
          <w:rPr>
            <w:rStyle w:val="DefinedTerm"/>
          </w:rPr>
          <w:delText>Effective Date</w:delText>
        </w:r>
      </w:del>
      <w:ins w:id="105" w:author="Benchmark Editor" w:date="2026-10-02T06:56:34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