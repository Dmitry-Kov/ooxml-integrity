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7" w:author="Benchmark Editor" w:date="2026-10-02T07:08:36Z">
          <w:r w:rsidR="001B7773" w:rsidRPr="001B7773">
            <w:delText>amount</w:delText>
          </w:r>
        </w:del>
        <w:ins w:id="18" w:author="Benchmark Editor" w:date="2026-10-02T07:08:36Z">
          <w:r w:rsidR="001B7773" w:rsidRPr="001B7773">
            <w:t>sum</w:t>
          </w:r>
        </w:ins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