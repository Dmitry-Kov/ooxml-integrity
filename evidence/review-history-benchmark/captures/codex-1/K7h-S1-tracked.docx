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del w:id="104" w:author="Benchmark Editor" w:date="2026-10-02T07:14:27Z">
      <w:r>
        <w:delText>Draft 7</w:delText>
      </w:r>
    </w:del>
    <w:ins w:id="105" w:author="Benchmark Editor" w:date="2026-10-02T07:14:27Z">
      <w:r>
        <w:t>Draft 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