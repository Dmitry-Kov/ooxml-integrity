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</w:t>
      </w:r>
      <w:del xmlns:w16du="http://schemas.microsoft.com/office/word/2023/wordml/word16du" w:id="104" w:author="Benchmark Editor" w:date="2026-10-01T08:00:35Z" w16du:dateUtc="2026-10-01T08:00:35Z">
        <w:r>
          <w:delText>1</w:delText>
        </w:r>
      </w:del>
      <w:ins xmlns:w16du="http://schemas.microsoft.com/office/word/2023/wordml/word16du" w:id="105" w:author="Benchmark Editor" w:date="2026-10-01T08:00:35Z" w16du:dateUtc="2026-10-01T08:00:35Z">
        <w:r>
          <w:t>2</w:t>
        </w:r>
      </w:ins>
      <w:r>
        <w:t>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9" Type="http://schemas.openxmlformats.org/officeDocument/2006/relationships/settings" Target="setting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comments" Target="comment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chart.png"/><Relationship Id="rId8" Type="http://schemas.openxmlformats.org/officeDocument/2006/relationships/hyperlink" Target="https://example.org/spec" TargetMode="External"/>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