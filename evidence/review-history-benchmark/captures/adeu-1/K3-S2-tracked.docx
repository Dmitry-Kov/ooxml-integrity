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19" w:author="Benchmark Editor" w:date="2026-10-01T08:00:29Z" w16du:dateUtc="2026-10-01T08:00:29Z">
        <w:r>
          <w:delText>ten</w:delText>
        </w:r>
      </w:del>
      <w:ins w:id="20" w:author="Benchmark Editor" w:date="2026-10-01T08:00:29Z" w16du:dateUtc="2026-10-01T08:00:29Z">
        <w:r>
          <w:t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