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del w:id="104" w:author="Benchmark Editor" w:date="2026-10-01T00:00:00Z">
        <w:r>
          <w:delText>Historic spend</w:delText>
        </w:r>
      </w:del>
      <w:ins w:id="105" w:author="Benchmark Editor" w:date="2026-10-01T00:00:00Z">
        <w:r>
          <w:t>Annual spend</w:t>
        </w:r>
      </w:ins>
      <w:r>
        <w:t xml:space="preserve">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