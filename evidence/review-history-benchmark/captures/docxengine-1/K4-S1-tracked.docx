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del w:id="104" w:author="Benchmark Editor" w:date="2026-10-01T00:00:00Z">
          <w:r>
            <w:delText>professional indemnity insurance</w:delText>
          </w:r>
        </w:del>
        <w:ins w:id="105" w:author="Benchmark Editor" w:date="2026-10-01T00:00:00Z">
          <w:r>
            <w:t>professional liability insurance</w:t>
          </w:r>
        </w:ins>
        <w:r>
          <w:t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