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7" w:author="Benchmark Editor" w:date="2026-10-02T08:55:29Z">
          <w:r w:rsidR="001B7773" w:rsidRPr="001B7773">
            <w:delText>disputed amount</w:delText>
          </w:r>
        </w:del>
        <w:ins w:id="18" w:author="Benchmark Editor" w:date="2026-10-02T08:55:29Z">
          <w:r w:rsidR="001B7773" w:rsidRPr="001B7773">
            <w:t>disputed 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