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</w:t>
      </w:r>
      <w:del w:id="104" w:author="Benchmark Editor" w:date="2026-10-02T09:04:09Z">
        <w:r>
          <w:delText xml:space="preserve">section 17.3.1</w:delText>
        </w:r>
      </w:del>
      <w:ins w:id="105" w:author="Benchmark Editor" w:date="2026-10-02T09:04:09Z">
        <w:r>
          <w:t xml:space="preserve">section 17.3.2</w:t>
        </w:r>
      </w:ins>
      <w:r>
        <w:t xml:space="preserve"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