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del w:id="14" w:author="Benchmark Editor" w:date="2026-10-02T08:43:59Z">
        <w:r>
          <w:delText>Completion Date</w:delText>
        </w:r>
      </w:del>
      <w:ins w:id="15" w:author="Benchmark Editor" w:date="2026-10-02T08:43:59Z">
        <w:r>
          <w:t>Expiry Date</w:t>
        </w:r>
      </w:ins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>The Consultant shall deliver a monthly progress report within ten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