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del w:id="104" w:author="Benchmark Editor" w:date="2026-10-02T08:42:26Z">
        <w:r>
          <w:rPr>
            <w:rStyle w:val="DefinedTerm"/>
          </w:rPr>
          <w:delText>Effective Date</w:delText>
        </w:r>
      </w:del>
      <w:ins w:id="105" w:author="Benchmark Editor" w:date="2026-10-02T08:42:26Z">
        <w:r>
          <w:rPr>
            <w:rStyle w:val="DefinedTerm"/>
          </w:rPr>
          <w:t>Commencement Date</w:t>
        </w:r>
      </w:ins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