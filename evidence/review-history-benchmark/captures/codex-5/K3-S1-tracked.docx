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8:49:12Z">
        <w:r>
          <w:delText>Historic spend</w:delText>
        </w:r>
      </w:del>
      <w:ins w:id="105" w:author="Benchmark Editor" w:date="2026-10-02T08:49:12Z">
        <w:r>
          <w:t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