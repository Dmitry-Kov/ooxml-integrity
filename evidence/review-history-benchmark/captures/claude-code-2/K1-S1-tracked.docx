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901" w:author="Benchmark Editor" w:date="2026-10-02T00:00:00Z">
        <w:r>
          <w:rPr>
            <w:rStyle w:val="DefinedTerm"/>
          </w:rPr>
          <w:delText>Effective</w:delText>
        </w:r>
      </w:del>
      <w:ins w:id="902" w:author="Benchmark Editor" w:date="2026-10-02T00:00:00Z">
        <w:r>
          <w:rPr>
            <w:rStyle w:val="DefinedTerm"/>
          </w:rPr>
          <w:t>Commencement</w:t>
        </w:r>
      </w:ins>
      <w:r>
        <w:rPr>
          <w:rStyle w:val="DefinedTerm"/>
        </w:rPr>
        <w:t xml:space="preserve">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