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01" w:author="Benchmark Editor" w:date="2026-10-02T00:00:00Z">
          <w:r w:rsidR="001B7773" w:rsidRPr="001B7773">
            <w:delText>amount</w:delText>
          </w:r>
        </w:del>
      </w:ins>
      <w:ins w:id="102" w:author="Benchmark Editor" w:date="2026-10-02T00:00:00Z">
        <w:r w:rsidR="001B7773" w:rsidRPr="001B7773">
          <w:t>sum</w:t>
        </w:r>
      </w:ins>
      <w:ins w:id="103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