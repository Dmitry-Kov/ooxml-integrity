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12,</w:t>
            </w:r>
            <w:del w:id="9001" w:author="Benchmark Editor" w:date="2026-10-02T00:00:00Z">
              <w:r>
                <w:delText>000</w:delText>
              </w:r>
            </w:del>
            <w:ins w:id="9002" w:author="Benchmark Editor" w:date="2026-10-02T00:00:00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