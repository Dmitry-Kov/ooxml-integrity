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</w:t>
    </w:r>
    <w:del w:id="19" w:author="Benchmark Editor" w:date="2026-10-02T00:00:00Z">
      <w:r>
        <w:delText>ing</w:delText>
      </w:r>
    </w:del>
    <w:ins w:id="20" w:author="Benchmark Editor" w:date="2026-10-02T00:00:00Z">
      <w:r>
        <w:t>ancy</w:t>
      </w:r>
    </w:ins>
    <w:r>
      <w:t xml:space="preserve">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