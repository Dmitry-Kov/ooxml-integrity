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ins w:id="104" w:author="Benchmark Editor" w:date="2026-10-01T00:00:00Z">
        <w:r>
          <w:t xml:space="preserve"> ECMA-376 Part 1, 5th edition, section 17.3.2.</w:t>
        </w:r>
      </w:ins>
      <w:del w:id="105" w:author="Benchmark Editor" w:date="2026-10-01T00:00:00Z">
        <w:r>
          <w:delText xml:space="preserve"> ECMA-376 Part 1, 5th edition, section 17.3.1.</w:delText>
        </w:r>
      </w:del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