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5" w:author="Benchmark Editor" w:date="2026-10-01T08:19:41Z">
        <w:r>
          <w:delText xml:space="preserve">Completion</w:delText>
        </w:r>
      </w:del>
      <w:ins w:id="16" w:author="Benchmark Editor" w:date="2026-10-01T08:19:41Z">
        <w:r>
          <w:t xml:space="preserve"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