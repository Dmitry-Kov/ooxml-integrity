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ins w:id="17" w:author="Benchmark Editor" w:date="2026-10-01T00:00:00Z">
        <w:r>
          <w:t xml:space="preserve">  Business days exclude public holidays in Scotland.</w:t>
        </w:r>
      </w:ins>
      <w:del w:id="18" w:author="Benchmark Editor" w:date="2026-10-01T00:00:00Z">
        <w:r>
          <w:delText xml:space="preserve"> Business days exclude public holidays in England and Wales.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