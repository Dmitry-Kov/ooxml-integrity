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 xml:space="preserve">The Consultant shall deliver a monthly progress report within </w:t>
      </w:r>
      <w:del w:id="17" w:author="Benchmark Editor" w:date="2026-10-01T00:00:00Z">
        <w:r>
          <w:delText xml:space="preserve">ten business days</w:delText>
        </w:r>
      </w:del>
      <w:ins w:id="18" w:author="Benchmark Editor" w:date="2026-10-01T00:00:00Z">
        <w:r>
          <w:t xml:space="preserve">fifteen business days</w:t>
        </w:r>
      </w:ins>
      <w:r>
        <w:t xml:space="preserve">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