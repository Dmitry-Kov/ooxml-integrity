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5" w:author="Benchmark Editor" w:date="2026-10-01T08:19:37Z">
        <w:r>
          <w:delText xml:space="preserve">ten</w:delText>
        </w:r>
      </w:del>
      <w:ins w:id="16" w:author="Benchmark Editor" w:date="2026-10-01T08:19:37Z">
        <w:r>
          <w:t xml:space="preserve">fifteen</w:t>
        </w:r>
      </w:ins>
      <w:r>
        <w:t xml:space="preserve">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