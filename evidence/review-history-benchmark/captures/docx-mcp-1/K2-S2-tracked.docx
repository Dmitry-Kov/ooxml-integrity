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del w:id="15" w:author="Benchmark Editor" w:date="2026-10-01T08:19:36Z">
              <w:r>
                <w:delText xml:space="preserve">12,000</w:delText>
              </w:r>
            </w:del>
            <w:ins w:id="16" w:author="Benchmark Editor" w:date="2026-10-01T08:19:36Z">
              <w:r>
                <w:t xml:space="preserve">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