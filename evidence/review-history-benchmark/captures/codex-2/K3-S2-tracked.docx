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7" w:author="Benchmark Editor" w:date="2026-10-02T07:35:01Z">
        <w:r>
          <w:delText>ten business days</w:delText>
        </w:r>
      </w:del>
      <w:ins w:id="18" w:author="Benchmark Editor" w:date="2026-10-02T07:35:01Z">
        <w:r>
          <w:t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