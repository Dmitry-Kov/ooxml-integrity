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17" w:author="Benchmark Editor" w:date="2026-10-02T07:39:26Z">
          <w:r w:rsidR="001B7773" w:rsidRPr="001B7773">
            <w:delText>disputed amount</w:delText>
          </w:r>
        </w:del>
        <w:ins w:id="18" w:author="Benchmark Editor" w:date="2026-10-02T07:39:26Z">
          <w:r w:rsidR="001B7773" w:rsidRPr="001B7773">
            <w:t>disputed sum</w:t>
          </w:r>
        </w:ins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