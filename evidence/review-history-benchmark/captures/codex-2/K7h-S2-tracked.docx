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2T07:46:44Z">
      <w:r>
        <w:delText>Consulting Services</w:delText>
      </w:r>
    </w:del>
    <w:ins w:id="20" w:author="Benchmark Editor" w:date="2026-10-02T07:46:44Z">
      <w:r>
        <w:t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