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professional </w:t>
        </w:r>
        <w:del w:id="104" w:author="Benchmark Editor" w:date="2026-10-02T07:37:24Z">
          <w:r>
            <w:delText>indemnity</w:delText>
          </w:r>
        </w:del>
        <w:ins w:id="105" w:author="Benchmark Editor" w:date="2026-10-02T07:37:24Z">
          <w:r>
            <w:t>liability</w:t>
          </w:r>
        </w:ins>
        <w:r>
          <w:t xml:space="preserve">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