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0:00:00Z">
      <w:r>
        <w:delText>Consulting</w:delText>
      </w:r>
    </w:del>
    <w:ins w:id="20" w:author="Benchmark Editor" w:date="2026-10-02T00:00:00Z">
      <w:r>
        <w:t>Consultancy</w:t>
      </w:r>
    </w:ins>
    <w:r>
      <w:t xml:space="preserve">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