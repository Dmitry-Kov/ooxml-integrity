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" w:author="Benchmark Editor" w:date="2026-10-01T08:24:38Z">
      <w:r>
        <w:delText xml:space="preserve">Draft 7</w:delText>
      </w:r>
    </w:del>
    <w:ins w:id="2" w:author="Benchmark Editor" w:date="2026-10-01T08:24:38Z">
      <w:r>
        <w:t xml:space="preserve"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