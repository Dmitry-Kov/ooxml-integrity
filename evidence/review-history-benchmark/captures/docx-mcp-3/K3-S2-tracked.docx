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3"/>
      <w:r>
        <w:t>Completion Date</w:t>
      </w:r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 xml:space="preserve">The Consultant shall deliver a monthly progress report within </w:t>
      </w:r>
      <w:del w:id="15" w:author="Benchmark Editor" w:date="2026-10-01T08:24:37Z">
        <w:r>
          <w:delText xml:space="preserve">ten</w:delText>
        </w:r>
      </w:del>
      <w:ins w:id="16" w:author="Benchmark Editor" w:date="2026-10-01T08:24:37Z">
        <w:r>
          <w:t xml:space="preserve">fifteen</w:t>
        </w:r>
      </w:ins>
      <w:r>
        <w:t xml:space="preserve"> business days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r w:rsidR="001B7773" w:rsidRPr="001B7773">
          <w:t>disputed amount.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r>
              <w:t>EUR 12,000</w:t>
            </w:r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r>
        <w:t>Either party may terminate this agreement on sixty days' written notice.</w:t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644236C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England and Wales.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r>
      <w:t xml:space="preserve">Consulting Services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