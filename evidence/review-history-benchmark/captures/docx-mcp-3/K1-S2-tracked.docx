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5" w:author="Benchmark Editor" w:date="2026-10-01T08:24:35Z">
        <w:r>
          <w:delText xml:space="preserve">Completion</w:delText>
        </w:r>
      </w:del>
      <w:ins w:id="16" w:author="Benchmark Editor" w:date="2026-10-01T08:24:35Z">
        <w:r>
          <w:t xml:space="preserve">Expiry</w:t>
        </w:r>
      </w:ins>
      <w:r>
        <w:t xml:space="preserve">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