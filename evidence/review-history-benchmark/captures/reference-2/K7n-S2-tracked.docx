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</w:t>
      </w:r>
      <w:del w:id="20" w:author="Benchmark Editor" w:date="2026-10-01T00:00:00Z">
        <w:r>
          <w:delText xml:space="preserve">England and Wales</w:delText>
        </w:r>
      </w:del>
      <w:ins w:id="21" w:author="Benchmark Editor" w:date="2026-10-01T00:00:00Z">
        <w:r>
          <w:t xml:space="preserve">Scotland</w:t>
        </w:r>
      </w:ins>
      <w:r>
        <w:t xml:space="preserve"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