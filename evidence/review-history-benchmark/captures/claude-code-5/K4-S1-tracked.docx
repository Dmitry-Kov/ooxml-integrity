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</w:ins>
      <w:ins w:id="901" w:author="A. Counsel" w:date="2026-08-14T16:20:00Z">
        <w:del w:id="902" w:author="Benchmark Editor" w:date="2026-10-02T00:00:00Z">
          <w:r>
            <w:delText>indemnity</w:delText>
          </w:r>
        </w:del>
      </w:ins>
      <w:ins w:id="903" w:author="Benchmark Editor" w:date="2026-10-02T00:00:00Z">
        <w:r>
          <w:t>liability</w:t>
        </w:r>
      </w:ins>
      <w:ins w:id="904" w:author="A. Counsel" w:date="2026-08-14T16:20:00Z"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