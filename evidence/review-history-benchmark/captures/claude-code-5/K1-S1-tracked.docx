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9001" w:author="Benchmark Editor" w:date="2026-10-02T00:00:00Z">
        <w:r>
          <w:rPr>
            <w:rStyle w:val="DefinedTerm"/>
          </w:rPr>
          <w:delText>Effective Date</w:delText>
        </w:r>
      </w:del>
      <w:ins w:id="9002" w:author="Benchmark Editor" w:date="2026-10-02T00:00:00Z">
        <w:r>
          <w:rPr>
            <w:rStyle w:val="DefinedTerm"/>
          </w:rPr>
          <w:t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