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7:55:31Z">
              <w:r>
                <w:delText>EUR 12,000</w:delText>
              </w:r>
            </w:del>
            <w:ins w:id="105" w:author="Benchmark Editor" w:date="2026-10-02T07:55:31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