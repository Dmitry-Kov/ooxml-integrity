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del w:id="17" w:author="Benchmark Editor" w:date="2026-10-02T08:04:03Z">
          <w:r w:rsidR="001B7773" w:rsidRPr="001B7773">
            <w:delText>disputed amount</w:delText>
          </w:r>
        </w:del>
        <w:ins w:id="18" w:author="Benchmark Editor" w:date="2026-10-02T08:04:03Z">
          <w:r w:rsidR="001B7773" w:rsidRPr="001B7773">
            <w:t>disputed sum</w:t>
          </w:r>
        </w:ins>
        <w:r w:rsidR="001B7773" w:rsidRPr="001B7773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