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14" w:author="Benchmark Editor" w:date="2026-10-02T07:53:47Z">
        <w:r>
          <w:delText>Completion Date</w:delText>
        </w:r>
      </w:del>
      <w:ins w:id="15" w:author="Benchmark Editor" w:date="2026-10-02T07:53:47Z">
        <w:r>
          <w:t>Expiry Date</w:t>
        </w:r>
      </w:ins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