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</w:t>
      </w:r>
      <w:del w:id="104" w:author="Benchmark Editor" w:date="2026-10-02T08:12:41Z">
        <w:r>
          <w:delText>section 17.3.1</w:delText>
        </w:r>
      </w:del>
      <w:ins w:id="105" w:author="Benchmark Editor" w:date="2026-10-02T08:12:41Z">
        <w:r>
          <w:t>section 17.3.2</w:t>
        </w:r>
      </w:ins>
      <w:r>
        <w:t xml:space="preserve">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