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7" w:author="Benchmark Editor" w:date="2026-10-01T00:00:00Z">
        <w:r>
          <w:delText xml:space="preserve">Completion Date</w:delText>
        </w:r>
      </w:del>
      <w:ins w:id="18" w:author="Benchmark Editor" w:date="2026-10-01T00:00:00Z">
        <w:r>
          <w:t xml:space="preserve"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