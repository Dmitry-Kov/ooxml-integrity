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del xmlns:w16du="http://schemas.microsoft.com/office/word/2023/wordml/word16du" w:id="104" w:author="Benchmark Editor" w:date="2026-10-01T08:00:40Z" w16du:dateUtc="2026-10-01T08:00:40Z">
        <w:r>
          <w:delText>Historic</w:delText>
        </w:r>
      </w:del>
      <w:ins xmlns:w16du="http://schemas.microsoft.com/office/word/2023/wordml/word16du" w:id="105" w:author="Benchmark Editor" w:date="2026-10-01T08:00:40Z" w16du:dateUtc="2026-10-01T08:00:40Z">
        <w:r>
          <w:t>Annual</w:t>
        </w:r>
      </w:ins>
      <w:r>
        <w:t xml:space="preserve">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