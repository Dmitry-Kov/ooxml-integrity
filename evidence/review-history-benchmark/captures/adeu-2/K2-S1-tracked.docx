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</w:t>
            </w:r>
            <w:del xmlns:w16du="http://schemas.microsoft.com/office/word/2023/wordml/word16du" w:id="104" w:author="Benchmark Editor" w:date="2026-10-01T08:00:38Z" w16du:dateUtc="2026-10-01T08:00:38Z">
              <w:r>
                <w:delText>000</w:delText>
              </w:r>
            </w:del>
            <w:ins xmlns:w16du="http://schemas.microsoft.com/office/word/2023/wordml/word16du" w:id="105" w:author="Benchmark Editor" w:date="2026-10-01T08:00:38Z" w16du:dateUtc="2026-10-01T08:00:38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