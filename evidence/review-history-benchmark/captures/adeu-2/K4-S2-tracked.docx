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9" w:author="Benchmark Editor" w:date="2026-10-01T08:00:41Z" w16du:dateUtc="2026-10-01T08:00:41Z">
          <w:r w:rsidR="001B7773" w:rsidRPr="001B7773">
            <w:delText>amount</w:delText>
          </w:r>
        </w:del>
      </w:ins>
      <w:ins w:id="20" w:author="Benchmark Editor" w:date="2026-10-01T08:00:41Z" w16du:dateUtc="2026-10-01T08:00:41Z">
        <w:r>
          <w:t>sum</w:t>
        </w:r>
      </w:ins>
      <w:ins w:id="12" w:author="Reviewer A" w:date="2026-09-29T14:25:00Z" w16du:dateUtc="2026-09-29T09:25:00Z"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