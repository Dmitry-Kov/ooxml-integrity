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0"/>
      <w:r>
        <w:t>Completion Date</w:t>
      </w:r>
      <w:commentRangeEnd w:id="0"/>
      <w:r w:rsidR="001B7773">
        <w:rPr>
          <w:rStyle w:val="CommentReference"/>
          <w:sz w:val="22"/>
          <w:szCs w:val="20"/>
        </w:rPr>
        <w:commentReference w:id="0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1" w:author="Reviewer A" w:date="2026-09-29T14:26:00Z" w16du:dateUtc="2026-09-29T09:26:00Z"/>
        </w:rPr>
      </w:pPr>
      <w:moveToRangeStart w:id="2" w:author="Reviewer A" w:date="2026-09-29T14:26:00Z" w:name="move241584387"/>
      <w:moveTo w:id="3" w:author="Reviewer A" w:date="2026-09-29T14:26:00Z" w16du:dateUtc="2026-09-29T09:26:00Z">
        <w:r>
          <w:t>Comply with the Client's information security policy.</w:t>
        </w:r>
      </w:moveTo>
    </w:p>
    <w:moveToRangeEnd w:id="2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4" w:author="Reviewer A" w:date="2026-09-29T14:26:00Z" w16du:dateUtc="2026-09-29T09:26:00Z"/>
        </w:rPr>
      </w:pPr>
      <w:moveFromRangeStart w:id="5" w:author="Reviewer A" w:date="2026-09-29T14:26:00Z" w:name="move241584387"/>
      <w:moveFrom w:id="6" w:author="Reviewer A" w:date="2026-09-29T14:26:00Z" w16du:dateUtc="2026-09-29T09:26:00Z">
        <w:r w:rsidDel="001B7773">
          <w:t>Comply with the Client's information security policy.</w:t>
        </w:r>
      </w:moveFrom>
    </w:p>
    <w:moveFromRangeEnd w:id="5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96EC165" w:rsidR="00977895" w:rsidRDefault="00000000">
      <w:r>
        <w:t xml:space="preserve">Fees are payable within </w:t>
      </w:r>
      <w:ins w:id="7" w:author="Reviewer A" w:date="2026-09-29T14:25:00Z" w16du:dateUtc="2026-09-29T09:25:00Z">
        <w:r w:rsidR="001B7773" w:rsidRPr="001B7773">
          <w:t>forty-five</w:t>
        </w:r>
      </w:ins>
      <w:del w:id="8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9" w:author="Reviewer A" w:date="2026-09-29T14:25:00Z" w16du:dateUtc="2026-09-29T09:25:00Z">
        <w:r w:rsidR="001B7773" w:rsidRPr="001B7773">
          <w:t xml:space="preserve"> The Client may withhold any 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0"/>
            <w:r>
              <w:t>EUR 12,000</w:t>
            </w:r>
            <w:commentRangeEnd w:id="10"/>
            <w:r w:rsidR="001B7773">
              <w:rPr>
                <w:rStyle w:val="CommentReference"/>
                <w:sz w:val="22"/>
                <w:szCs w:val="20"/>
              </w:rPr>
              <w:commentReference w:id="10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>Neither party limits its liability for fraud or gross negligence.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10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644236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CBEAB7" w14:textId="77777777" w:rsidR="00090CDA" w:rsidRDefault="00090CDA">
      <w:pPr>
        <w:spacing w:after="0" w:line="240" w:lineRule="auto"/>
      </w:pPr>
      <w:r>
        <w:separator/>
      </w:r>
    </w:p>
  </w:endnote>
  <w:endnote w:type="continuationSeparator" w:id="0">
    <w:p w14:paraId="4D65732A" w14:textId="77777777" w:rsidR="00090CDA" w:rsidRDefault="00090CDA">
      <w:pPr>
        <w:spacing w:after="0" w:line="240" w:lineRule="auto"/>
      </w:pPr>
      <w:r>
        <w:continuationSeparator/>
      </w:r>
    </w:p>
  </w:endnote>
  <w:endnote w:id="1">
    <w:p w14:paraId="1CBF1EDB" w14:textId="77777777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1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6BA496" w14:textId="77777777" w:rsidR="00090CDA" w:rsidRDefault="00090CDA">
      <w:pPr>
        <w:spacing w:after="0" w:line="240" w:lineRule="auto"/>
      </w:pPr>
      <w:r>
        <w:separator/>
      </w:r>
    </w:p>
  </w:footnote>
  <w:footnote w:type="continuationSeparator" w:id="0">
    <w:p w14:paraId="2E89D568" w14:textId="77777777" w:rsidR="00090CDA" w:rsidRDefault="00090CDA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1" w:author="Reviewer A" w:date="2026-09-29T14:26:00Z" w16du:dateUtc="2026-09-29T09:26:00Z">
      <w:r w:rsidR="001B7773" w:rsidRPr="001B7773">
        <w:t>4</w:t>
      </w:r>
    </w:ins>
    <w:del w:id="12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B7773"/>
    <w:rsid w:val="008517DC"/>
    <w:rsid w:val="0097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A</cp:lastModifiedBy>
  <cp:revision>2</cp:revision>
  <dcterms:created xsi:type="dcterms:W3CDTF">2026-09-29T09:26:00Z</dcterms:created>
  <dcterms:modified xsi:type="dcterms:W3CDTF">2026-09-29T09:26:00Z</dcterms:modified>
</cp:coreProperties>
</file>