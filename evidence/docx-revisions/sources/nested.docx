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nested</w:t>
      </w:r>
    </w:p>
    <w:p>
      <w:r>
        <w:t xml:space="preserve">The cycle marker is EDITBEFORE.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p>
      <w:r>
        <w:t xml:space="preserve">Pending nested wording: </w:t>
      </w:r>
      <w:ins w:id="201" w:author="Reviewer A" w:date="2026-09-12T00:00:00Z">
        <w:r>
          <w:t xml:space="preserve">current </w:t>
        </w:r>
        <w:del w:id="202" w:author="Reviewer B" w:date="2026-09-12T00:00:00Z">
          <w:r>
            <w:delText xml:space="preserve">former </w:delText>
          </w:r>
        </w:del>
        <w:r>
          <w:t xml:space="preserve">term</w:t>
        </w:r>
      </w:ins>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9" Type="http://schemas.openxmlformats.org/officeDocument/2006/relationships/settings" Target="setting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chart.png"/>
<Relationship Id="rId8" Type="http://schemas.openxmlformats.org/officeDocument/2006/relationships/hyperlink" Target="https://example.org/spec" TargetMode="External"/>
</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