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notes</w:t>
      </w:r>
    </w:p>
    <w:p>
      <w:r>
        <w:t xml:space="preserve">The cycle marker is </w:t>
      </w:r>
      <w:del xmlns:w16du="http://schemas.microsoft.com/office/word/2023/wordml/word16du" w:id="402" w:author="Evidence Editor" w:date="2026-09-12T05:53:59Z" w16du:dateUtc="2026-09-12T05:53:59Z">
        <w:r>
          <w:delText>EDITBEFORE</w:delText>
        </w:r>
      </w:del>
      <w:ins xmlns:w16du="http://schemas.microsoft.com/office/word/2023/wordml/word16du" w:id="403" w:author="Evidence Editor" w:date="2026-09-12T05:53:59Z" w16du:dateUtc="2026-09-12T05:53:59Z">
        <w:r>
          <w:t>EDITAFTER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ins w:id="401" w:author="Reviewer A" w:date="2026-09-12T00:00:00Z">
        <w:r>
          <w:t xml:space="preserve">retained </w:t>
        </w:r>
      </w:ins>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