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mc="http://schemas.openxmlformats.org/markup-compatibility/2006" xmlns:w16du="http://schemas.microsoft.com/office/word/2023/wordml/word16du" mc:Ignorable="w14 wp14">
  <w:body>
    <w:p xmlns:wp14="http://schemas.microsoft.com/office/word/2010/wordml" w14:paraId="06E8E07D" wp14:textId="77777777">
      <w:pPr>
        <w:pStyle w:val="Title"/>
      </w:pPr>
      <w:r>
        <w:t xml:space="preserve">Existing revision preservation</w:t>
      </w:r>
    </w:p>
    <w:p xmlns:wp14="http://schemas.microsoft.com/office/word/2010/wordml" w14:paraId="704A0C55" wp14:textId="77777777">
      <w:r>
        <w:t xml:space="preserve">Fixture profile table</w:t>
      </w:r>
    </w:p>
    <w:p xmlns:wp14="http://schemas.microsoft.com/office/word/2010/wordml" w14:paraId="5DB90024" wp14:textId="7CF99E16">
      <w:r w:rsidR="49F22685">
        <w:rPr/>
        <w:t xml:space="preserve">The cycle marker is </w:t>
      </w:r>
      <w:r w:rsidR="49F22685">
        <w:rPr/>
        <w:t>EDITAFTER</w:t>
      </w:r>
      <w:r w:rsidR="49F22685">
        <w:rPr/>
        <w:t xml:space="preserve">. The service is </w:t>
      </w:r>
      <w:ins w:author="Reviewer A" w:date="2026-09-12T00:00:00Z" w16du:dateUtc="2026-09-12T00:00:00Z" w:id="1507240881">
        <w:r w:rsidR="49F22685">
          <w:t>renewable</w:t>
        </w:r>
      </w:ins>
      <w:r w:rsidR="49F22685">
        <w:rPr/>
        <w:t xml:space="preserve"> and </w:t>
      </w:r>
      <w:ins w:author="Reviewer B" w:date="2026-09-12T00:00:00Z" w16du:dateUtc="2026-09-12T00:00:00Z" w:id="1520495909">
        <w:r w:rsidR="49F22685">
          <w:t>optional</w:t>
        </w:r>
      </w:ins>
      <w:r w:rsidR="49F22685">
        <w:rPr/>
        <w:t>.</w:t>
      </w:r>
    </w:p>
    <w:p xmlns:wp14="http://schemas.microsoft.com/office/word/2010/wordml" w14:paraId="474E9488" wp14:textId="77777777">
      <w:r>
        <w:t xml:space="preserve">The review is</w:t>
      </w:r>
      <w:del w:author="Reviewer B" w:date="2026-09-12T00:00:00Z" w:id="102">
        <w:r>
          <w:delText xml:space="preserve"> retired</w:delText>
        </w:r>
      </w:del>
      <w:r>
        <w:t xml:space="preserve"> complete.</w:t>
      </w:r>
    </w:p>
    <w:p xmlns:wp14="http://schemas.microsoft.com/office/word/2010/wordml" w14:paraId="105889F0" wp14:textId="77777777">
      <w:r w:rsidRPr="49F22685" w:rsidR="49F22685">
        <w:rPr>
          <w:lang w:val="en-US"/>
        </w:rPr>
        <w:t>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xmlns:wp14="http://schemas.microsoft.com/office/word/2010/wordml" w:rsidP="49F22685" w14:paraId="49B6AFB3" wp14:textId="77777777">
      <w:pPr>
        <w:rPr>
          <w:lang w:val="en-US"/>
        </w:rPr>
      </w:pPr>
      <w:commentRangeStart w:id="1"/>
      <w:r w:rsidRPr="49F22685" w:rsidR="49F22685">
        <w:rPr>
          <w:lang w:val="en-US"/>
        </w:rPr>
        <w:t xml:space="preserve">Review the delivery terms.</w:t>
      </w:r>
      <w:commentRangeEnd w:id="1"/>
      <w:r>
        <w:commentReference w:id="1"/>
      </w:r>
      <w:r w:rsidRPr="49F22685">
        <w:rPr>
          <w:lang w:val="en-US"/>
        </w:rPr>
        <w:footnoteReference w:id="27184"/>
      </w:r>
    </w:p>
    <w:tbl>
      <w:tblPr>
        <w:tblStyle w:val="TableGrid"/>
      </w:tblPr>
      <w:tblGrid>
        <w:gridCol w:w="4600"/>
        <w:gridCol w:w="4600"/>
      </w:tblGrid>
      <w:tr xmlns:wp14="http://schemas.microsoft.com/office/word/2010/wordml" w14:paraId="24628422" wp14:textId="77777777">
        <w:trPr>
          <w:tblHeader/>
        </w:trPr>
        <w:tc>
          <w:p w14:paraId="24421DF3" wp14:textId="77777777">
            <w:r>
              <w:t xml:space="preserve">Milestone</w:t>
            </w:r>
          </w:p>
        </w:tc>
        <w:tc>
          <w:p w14:paraId="1B9FBFDD" wp14:textId="77777777">
            <w:r>
              <w:t xml:space="preserve">Status</w:t>
            </w:r>
          </w:p>
        </w:tc>
      </w:tr>
      <w:tr xmlns:wp14="http://schemas.microsoft.com/office/word/2010/wordml" w14:paraId="06AD5D53" wp14:textId="77777777">
        <w:tc>
          <w:p w14:paraId="35EC0FCD" wp14:textId="77777777">
            <w:r>
              <w:t xml:space="preserve">Delivery</w:t>
            </w:r>
          </w:p>
        </w:tc>
        <w:tc>
          <w:p w14:paraId="51D188FC" wp14:textId="77777777">
            <w:del w:author="Reviewer A" w:date="2026-09-12T00:00:00Z" w:id="301">
              <w:r>
                <w:delText xml:space="preserve">old </w:delText>
              </w:r>
            </w:del>
            <w:ins w:author="Reviewer B" w:date="2026-09-12T00:00:00Z" w:id="302">
              <w:r>
                <w:t xml:space="preserve">new </w:t>
              </w:r>
            </w:ins>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orient="portrait"/>
      <w:pgMar w:top="1440" w:right="1440" w:bottom="1440" w:left="1440" w:header="708" w:footer="708"/>
      <w:cols w:num="1"/>
    </w:sectPr>
  </w:body>
</w:document>
</file>

<file path=word/comments.xml><?xml version="1.0" encoding="utf-8"?>
<w:comments xmlns:w14="http://schemas.microsoft.com/office/word/2010/wordml" xmlns:wp14="http://schemas.microsoft.com/office/word/2010/wordprocessingDrawing" xmlns:w="http://schemas.openxmlformats.org/wordprocessingml/2006/main" xmlns:mc="http://schemas.openxmlformats.org/markup-compatibility/2006" mc:Ignorable="w14 wp14">
  <w:comment w:initials="RC" w:author="Reviewer C" w:date="2026-09-12T00:00:00Z" w:id="1">
    <w:p xmlns:wp14="http://schemas.microsoft.com/office/word/2010/wordml" w14:paraId="0DD8A22E" wp14:textId="77777777">
      <w:r>
        <w:t xml:space="preserve">Preserve this independent delivery comment.</w:t>
      </w:r>
    </w:p>
  </w:comment>
</w:comments>
</file>

<file path=word/footer1.xml><?xml version="1.0" encoding="utf-8"?>
<w:ftr xmlns:w14="http://schemas.microsoft.com/office/word/2010/wordml" xmlns:wp14="http://schemas.microsoft.com/office/word/2010/wordprocessingDrawing" xmlns:w="http://schemas.openxmlformats.org/wordprocessingml/2006/main" xmlns:mc="http://schemas.openxmlformats.org/markup-compatibility/2006" mc:Ignorable="w14 wp14">
  <w:p xmlns:wp14="http://schemas.microsoft.com/office/word/2010/wordml" w14:paraId="1C23C41E" wp14:textId="77777777">
    <w:r>
      <w:t xml:space="preserve">Review record footer</w:t>
    </w:r>
  </w:p>
</w:ftr>
</file>

<file path=word/footnotes.xml><?xml version="1.0" encoding="utf-8"?>
<w:footnotes xmlns:w14="http://schemas.microsoft.com/office/word/2010/wordml" xmlns:wp14="http://schemas.microsoft.com/office/word/2010/wordprocessingDrawing" xmlns:w="http://schemas.openxmlformats.org/wordprocessingml/2006/main" xmlns:mc="http://schemas.openxmlformats.org/markup-compatibility/2006" mc:Ignorable="w14 wp14">
  <w:footnote w:type="separator" w:id="-1">
    <w:p xmlns:wp14="http://schemas.microsoft.com/office/word/2010/wordml" w14:paraId="672A6659" wp14:textId="77777777">
      <w:r>
        <w:separator/>
      </w:r>
    </w:p>
  </w:footnote>
  <w:footnote w:type="continuationSeparator" w:id="0">
    <w:p xmlns:wp14="http://schemas.microsoft.com/office/word/2010/wordml" w14:paraId="0A37501D" wp14:textId="77777777">
      <w:r>
        <w:continuationSeparator/>
      </w:r>
    </w:p>
  </w:footnote>
  <w:footnote w:id="27184">
    <w:p xmlns:wp14="http://schemas.microsoft.com/office/word/2010/wordml" w14:paraId="1EC2603A" wp14:textId="77777777">
      <w:r>
        <w:t xml:space="preserve">The review record includes </w:t>
      </w:r>
      <w:r>
        <w:t xml:space="preserve">retained </w:t>
      </w:r>
      <w:r>
        <w:t xml:space="preserve">supporting information.</w:t>
      </w:r>
    </w:p>
  </w:footnote>
</w:footnotes>
</file>

<file path=word/header1.xml><?xml version="1.0" encoding="utf-8"?>
<w:hdr xmlns:w14="http://schemas.microsoft.com/office/word/2010/wordml" xmlns:wp14="http://schemas.microsoft.com/office/word/2010/wordprocessingDrawing" xmlns:w="http://schemas.openxmlformats.org/wordprocessingml/2006/main" xmlns:mc="http://schemas.openxmlformats.org/markup-compatibility/2006" mc:Ignorable="w14 wp14">
  <w:p xmlns:wp14="http://schemas.microsoft.com/office/word/2010/wordml" w14:paraId="70C52718" wp14:textId="77777777">
    <w:r>
      <w:t xml:space="preserve">Review record header</w:t>
    </w:r>
  </w:p>
</w:hdr>
</file>

<file path=word/numbering.xml><?xml version="1.0" encoding="utf-8"?>
<w:numbering xmlns:w="http://schemas.openxmlformats.org/wordprocessingml/2006/main">
  <w:abstractNum w:abstractNumId="0">
    <w:nsid w:val="52bf5dc6"/>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nsid w:val="213d2de2"/>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http://schemas.openxmlformats.org/officeDocument/2006/math" xmlns:mc="http://schemas.openxmlformats.org/markup-compatibility/2006" xmlns:w15="http://schemas.microsoft.com/office/word/2012/wordml" mc:Ignorable="w14 wp14 w15">
  <w:zoom w:percent="100"/>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14:docId w14:val="17197B0E"/>
  <w15:docId w15:val="{249605B8-10BD-49D7-B97F-559164DBED2E}"/>
  <w:rsids>
    <w:rsidRoot w:val="49F22685"/>
    <w:rsid w:val="49F22685"/>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sz w:val="22"/>
      </w:rPr>
    </w:rPrDefault>
    <w:pPrDefault>
      <w:pPr>
        <w:spacing w:after="160" w:line="259" w:lineRule="auto"/>
      </w:pPr>
    </w:pPrDefault>
  </w:docDefaults>
  <w:style w:type="paragraph" w:styleId="Normal" w:default="1">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color="auto" w:sz="4"/>
        <w:left w:val="single" w:color="auto" w:sz="4"/>
        <w:bottom w:val="single" w:color="auto" w:sz="4"/>
        <w:right w:val="single" w:color="auto" w:sz="4"/>
        <w:insideH w:val="single" w:color="auto" w:sz="4"/>
        <w:insideV w:val="single" w:color="auto" w:sz="4"/>
      </w:tblBorders>
    </w:tblPr>
  </w:style>
  <w:style w:type="paragraph" w:styleId="Title">
    <w:name w:val="Title"/>
    <w:basedOn w:val="Normal"/>
    <w:rPr>
      <w:b/>
      <w:color w:val="000000"/>
      <w:sz w:val="3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9"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comments" Target="comments.xml" Id="rId4" /><Relationship Type="http://schemas.openxmlformats.org/officeDocument/2006/relationships/header" Target="header1.xml" Id="rId5" /><Relationship Type="http://schemas.openxmlformats.org/officeDocument/2006/relationships/footer" Target="footer1.xml" Id="rId6" /></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Revision fixture builder</dc:creator>
  <lastModifiedBy>Evidence Editor</lastModifiedBy>
  <dcterms:modified xsi:type="dcterms:W3CDTF">2026-09-12T06:02:28.3498272Z</dcterms:modified>
</coreProperties>
</file>