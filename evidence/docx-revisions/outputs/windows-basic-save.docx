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8A180" w14:textId="77777777" w:rsidR="007574D6" w:rsidRDefault="00391C55">
      <w:pPr>
        <w:pStyle w:val="a7"/>
      </w:pPr>
      <w:r>
        <w:t>Existing revision preservation</w:t>
      </w:r>
    </w:p>
    <w:p w14:paraId="51F883D7" w14:textId="77777777" w:rsidR="007574D6" w:rsidRDefault="00391C55">
      <w:r>
        <w:t>Fixture profile basic</w:t>
      </w:r>
    </w:p>
    <w:p w14:paraId="45E6AEDD" w14:textId="77777777" w:rsidR="007574D6" w:rsidRDefault="00391C55">
      <w:r>
        <w:t xml:space="preserve">The cycle marker is EDITBEFORE. The service is </w:t>
      </w:r>
      <w:ins w:id="0" w:author="Reviewer A" w:date="2026-09-12T00:00:00Z">
        <w:r>
          <w:t>renewable</w:t>
        </w:r>
      </w:ins>
      <w:r>
        <w:t xml:space="preserve"> and </w:t>
      </w:r>
      <w:ins w:id="1" w:author="Reviewer B" w:date="2026-09-12T00:00:00Z">
        <w:r>
          <w:t>optional</w:t>
        </w:r>
      </w:ins>
      <w:r>
        <w:t>.</w:t>
      </w:r>
    </w:p>
    <w:p w14:paraId="3DCF335F" w14:textId="77777777" w:rsidR="007574D6" w:rsidRDefault="00391C55">
      <w:r>
        <w:t>The review is</w:t>
      </w:r>
      <w:del w:id="2" w:author="Reviewer B" w:date="2026-09-12T00:00:00Z">
        <w:r>
          <w:delText xml:space="preserve"> retired</w:delText>
        </w:r>
      </w:del>
      <w:r>
        <w:t xml:space="preserve"> complete.</w:t>
      </w:r>
    </w:p>
    <w:p w14:paraId="50F28A3E" w14:textId="77777777" w:rsidR="007574D6" w:rsidRDefault="00391C55">
      <w:r>
        <w:t>Keep the agreed delivery, ownership and review terms available to the next reviewer. The schedule remains subject to written approval. Each participant can examine the pending wording before deciding whether to retain or resolve a change. A nearby editoria</w:t>
      </w:r>
      <w:r>
        <w:t>l update must preserve the existing review record and its authors.</w:t>
      </w:r>
    </w:p>
    <w:p w14:paraId="03AE5859" w14:textId="77777777" w:rsidR="007574D6" w:rsidRDefault="00391C55">
      <w:commentRangeStart w:id="3"/>
      <w:r>
        <w:t>Review the delivery terms.</w:t>
      </w:r>
      <w:commentRangeEnd w:id="3"/>
      <w:r>
        <w:commentReference w:id="3"/>
      </w:r>
      <w:r>
        <w:footnoteReference w:id="1"/>
      </w:r>
    </w:p>
    <w:tbl>
      <w:tblPr>
        <w:tblStyle w:val="a6"/>
        <w:tblW w:w="0" w:type="auto"/>
        <w:tblInd w:w="0" w:type="dxa"/>
        <w:tblCellMar>
          <w:top w:w="0" w:type="dxa"/>
          <w:left w:w="0" w:type="dxa"/>
          <w:bottom w:w="0" w:type="dxa"/>
          <w:right w:w="0" w:type="dxa"/>
        </w:tblCellMar>
        <w:tblLook w:val="04A0" w:firstRow="1" w:lastRow="0" w:firstColumn="1" w:lastColumn="0" w:noHBand="0" w:noVBand="1"/>
      </w:tblPr>
      <w:tblGrid>
        <w:gridCol w:w="910"/>
        <w:gridCol w:w="1589"/>
      </w:tblGrid>
      <w:tr w:rsidR="007574D6" w14:paraId="01BF7416" w14:textId="77777777">
        <w:tblPrEx>
          <w:tblCellMar>
            <w:top w:w="0" w:type="dxa"/>
            <w:left w:w="0" w:type="dxa"/>
            <w:bottom w:w="0" w:type="dxa"/>
            <w:right w:w="0" w:type="dxa"/>
          </w:tblCellMar>
        </w:tblPrEx>
        <w:trPr>
          <w:tblHeader/>
        </w:trPr>
        <w:tc>
          <w:tcPr>
            <w:tcW w:w="0" w:type="auto"/>
          </w:tcPr>
          <w:p w14:paraId="5280106B" w14:textId="77777777" w:rsidR="007574D6" w:rsidRDefault="00391C55">
            <w:r>
              <w:t>Milestone</w:t>
            </w:r>
          </w:p>
        </w:tc>
        <w:tc>
          <w:tcPr>
            <w:tcW w:w="0" w:type="auto"/>
          </w:tcPr>
          <w:p w14:paraId="1602BAA8" w14:textId="77777777" w:rsidR="007574D6" w:rsidRDefault="00391C55">
            <w:r>
              <w:t>Status</w:t>
            </w:r>
          </w:p>
        </w:tc>
      </w:tr>
      <w:tr w:rsidR="007574D6" w14:paraId="2EC8B367" w14:textId="77777777">
        <w:tblPrEx>
          <w:tblCellMar>
            <w:top w:w="0" w:type="dxa"/>
            <w:left w:w="0" w:type="dxa"/>
            <w:bottom w:w="0" w:type="dxa"/>
            <w:right w:w="0" w:type="dxa"/>
          </w:tblCellMar>
        </w:tblPrEx>
        <w:tc>
          <w:tcPr>
            <w:tcW w:w="0" w:type="auto"/>
          </w:tcPr>
          <w:p w14:paraId="28D5142F" w14:textId="77777777" w:rsidR="007574D6" w:rsidRDefault="00391C55">
            <w:r>
              <w:t>Delivery</w:t>
            </w:r>
          </w:p>
        </w:tc>
        <w:tc>
          <w:tcPr>
            <w:tcW w:w="0" w:type="auto"/>
          </w:tcPr>
          <w:p w14:paraId="11741EA7" w14:textId="77777777" w:rsidR="007574D6" w:rsidRDefault="00391C55">
            <w:r>
              <w:t>Scheduled review</w:t>
            </w:r>
          </w:p>
        </w:tc>
      </w:tr>
    </w:tbl>
    <w:p w14:paraId="64973BE0" w14:textId="77777777" w:rsidR="00000000" w:rsidRDefault="00391C55"/>
    <w:sectPr w:rsidR="00000000">
      <w:headerReference w:type="default" r:id="rId10"/>
      <w:footerReference w:type="default" r:id="rId11"/>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Reviewer C" w:date="2026-09-12T00:00:00Z" w:initials="RC">
    <w:p w14:paraId="18E0E8D4" w14:textId="77777777" w:rsidR="007574D6" w:rsidRDefault="00391C55">
      <w:r>
        <w:t>Preserve this independent delivery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E0E8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E0E8D4" w16cid:durableId="2E5121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C258D" w14:textId="77777777" w:rsidR="00000000" w:rsidRDefault="00391C55">
      <w:pPr>
        <w:spacing w:after="0" w:line="240" w:lineRule="auto"/>
      </w:pPr>
      <w:r>
        <w:separator/>
      </w:r>
    </w:p>
  </w:endnote>
  <w:endnote w:type="continuationSeparator" w:id="0">
    <w:p w14:paraId="55565DC2" w14:textId="77777777" w:rsidR="00000000" w:rsidRDefault="00391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CA819" w14:textId="77777777" w:rsidR="007574D6" w:rsidRDefault="00391C55">
    <w:r>
      <w:t>Review record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625BD" w14:textId="77777777" w:rsidR="007574D6" w:rsidRDefault="00391C55">
      <w:r>
        <w:separator/>
      </w:r>
    </w:p>
  </w:footnote>
  <w:footnote w:type="continuationSeparator" w:id="0">
    <w:p w14:paraId="7E96A38D" w14:textId="77777777" w:rsidR="007574D6" w:rsidRDefault="00391C55">
      <w:r>
        <w:continuationSeparator/>
      </w:r>
    </w:p>
  </w:footnote>
  <w:footnote w:id="1">
    <w:p w14:paraId="6F5C0885" w14:textId="77777777" w:rsidR="007574D6" w:rsidRDefault="00391C55">
      <w:r>
        <w:t>The review record includes retained supporting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D79FA" w14:textId="77777777" w:rsidR="007574D6" w:rsidRDefault="00391C55">
    <w:r>
      <w:t>Review record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5A8F"/>
    <w:multiLevelType w:val="multilevel"/>
    <w:tmpl w:val="CEF41288"/>
    <w:lvl w:ilvl="0">
      <w:start w:val="1"/>
      <w:numFmt w:val="decimal"/>
      <w:lvlText w:val="%1."/>
      <w:lvlJc w:val="left"/>
      <w:pPr>
        <w:ind w:left="720" w:hanging="360"/>
      </w:pPr>
    </w:lvl>
    <w:lvl w:ilvl="1">
      <w:start w:val="1"/>
      <w:numFmt w:val="lowerLetter"/>
      <w:lvlText w:val="%1.%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A42508"/>
    <w:multiLevelType w:val="hybridMultilevel"/>
    <w:tmpl w:val="BA142058"/>
    <w:lvl w:ilvl="0" w:tplc="46FE044A">
      <w:start w:val="1"/>
      <w:numFmt w:val="bullet"/>
      <w:lvlText w:val="•"/>
      <w:lvlJc w:val="left"/>
      <w:pPr>
        <w:ind w:left="720" w:hanging="360"/>
      </w:pPr>
      <w:rPr>
        <w:rFonts w:ascii="Symbol" w:hAnsi="Symbol"/>
      </w:rPr>
    </w:lvl>
    <w:lvl w:ilvl="1" w:tplc="F44EEA80">
      <w:numFmt w:val="decimal"/>
      <w:lvlText w:val=""/>
      <w:lvlJc w:val="left"/>
    </w:lvl>
    <w:lvl w:ilvl="2" w:tplc="B45CA5E2">
      <w:numFmt w:val="decimal"/>
      <w:lvlText w:val=""/>
      <w:lvlJc w:val="left"/>
    </w:lvl>
    <w:lvl w:ilvl="3" w:tplc="68145FE4">
      <w:numFmt w:val="decimal"/>
      <w:lvlText w:val=""/>
      <w:lvlJc w:val="left"/>
    </w:lvl>
    <w:lvl w:ilvl="4" w:tplc="498E5338">
      <w:numFmt w:val="decimal"/>
      <w:lvlText w:val=""/>
      <w:lvlJc w:val="left"/>
    </w:lvl>
    <w:lvl w:ilvl="5" w:tplc="08BA202A">
      <w:numFmt w:val="decimal"/>
      <w:lvlText w:val=""/>
      <w:lvlJc w:val="left"/>
    </w:lvl>
    <w:lvl w:ilvl="6" w:tplc="463AB626">
      <w:numFmt w:val="decimal"/>
      <w:lvlText w:val=""/>
      <w:lvlJc w:val="left"/>
    </w:lvl>
    <w:lvl w:ilvl="7" w:tplc="45EA9C9E">
      <w:numFmt w:val="decimal"/>
      <w:lvlText w:val=""/>
      <w:lvlJc w:val="left"/>
    </w:lvl>
    <w:lvl w:ilvl="8" w:tplc="E530199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4D6"/>
    <w:rsid w:val="00391C55"/>
    <w:rsid w:val="007574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BEB5"/>
  <w15:docId w15:val="{676FA197-9DD2-481F-9343-C60167AA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color w:val="1F4E5F"/>
      <w:sz w:val="32"/>
    </w:rPr>
  </w:style>
  <w:style w:type="paragraph" w:styleId="2">
    <w:name w:val="heading 2"/>
    <w:basedOn w:val="a"/>
    <w:next w:val="a"/>
    <w:uiPriority w:val="9"/>
    <w:semiHidden/>
    <w:unhideWhenUsed/>
    <w:qFormat/>
    <w:pPr>
      <w:keepNext/>
      <w:outlineLvl w:val="1"/>
    </w:pPr>
    <w:rPr>
      <w:b/>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left="720"/>
      <w:contextualSpacing/>
    </w:pPr>
  </w:style>
  <w:style w:type="paragraph" w:customStyle="1" w:styleId="ClauseBody">
    <w:name w:val="Clause Body"/>
    <w:basedOn w:val="a"/>
    <w:pPr>
      <w:spacing w:after="120"/>
      <w:jc w:val="both"/>
    </w:pPr>
  </w:style>
  <w:style w:type="character" w:customStyle="1" w:styleId="DefinedTerm">
    <w:name w:val="Defined Term"/>
    <w:rPr>
      <w:b/>
      <w:smallCaps/>
    </w:rPr>
  </w:style>
  <w:style w:type="character" w:styleId="a4">
    <w:name w:val="Hyperlink"/>
    <w:rPr>
      <w:color w:val="0563C1"/>
      <w:u w:val="single"/>
    </w:rPr>
  </w:style>
  <w:style w:type="character" w:styleId="a5">
    <w:name w:val="footnote reference"/>
    <w:rPr>
      <w:vertAlign w:val="superscript"/>
    </w:rPr>
  </w:style>
  <w:style w:type="table" w:styleId="a6">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a7">
    <w:name w:val="Title"/>
    <w:basedOn w:val="a"/>
    <w:uiPriority w:val="10"/>
    <w:qFormat/>
    <w:rPr>
      <w:b/>
      <w:color w:val="000000"/>
      <w:sz w:val="32"/>
    </w:rPr>
  </w:style>
  <w:style w:type="paragraph" w:styleId="a8">
    <w:name w:val="annotation text"/>
    <w:basedOn w:val="a"/>
    <w:link w:val="a9"/>
    <w:uiPriority w:val="99"/>
    <w:semiHidden/>
    <w:unhideWhenUsed/>
    <w:pPr>
      <w:spacing w:line="240" w:lineRule="auto"/>
    </w:pPr>
    <w:rPr>
      <w:sz w:val="20"/>
    </w:rPr>
  </w:style>
  <w:style w:type="character" w:customStyle="1" w:styleId="a9">
    <w:name w:val="Текст примечания Знак"/>
    <w:basedOn w:val="a0"/>
    <w:link w:val="a8"/>
    <w:uiPriority w:val="99"/>
    <w:semiHidden/>
    <w:rPr>
      <w:sz w:val="20"/>
    </w:rPr>
  </w:style>
  <w:style w:type="character" w:styleId="aa">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472</Characters>
  <Application>Microsoft Office Word</Application>
  <DocSecurity>4</DocSecurity>
  <Lines>3</Lines>
  <Paragraphs>1</Paragraphs>
  <ScaleCrop>false</ScaleCrop>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Revision fixture builder</dc:creator>
  <cp:lastModifiedBy>Evidence Editor</cp:lastModifiedBy>
  <cp:revision>2</cp:revision>
  <dcterms:created xsi:type="dcterms:W3CDTF">2026-09-13T08:19:00Z</dcterms:created>
  <dcterms:modified xsi:type="dcterms:W3CDTF">2026-09-13T08:19:00Z</dcterms:modified>
</cp:coreProperties>
</file>