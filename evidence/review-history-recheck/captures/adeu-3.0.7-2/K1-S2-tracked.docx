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9" w:author="Benchmark Editor" w:date="2026-10-11T09:47:45Z" w16du:dateUtc="2026-10-11T09:47:45Z">
        <w:r>
          <w:delText>Completion</w:delText>
        </w:r>
      </w:del>
      <w:ins w:id="20" w:author="Benchmark Editor" w:date="2026-10-11T09:47:45Z" w16du:dateUtc="2026-10-11T09:47:45Z">
        <w:r>
          <w:t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