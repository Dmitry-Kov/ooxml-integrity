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</w:t>
            </w:r>
            <w:del w:id="19" w:author="Benchmark Editor" w:date="2026-10-11T09:47:47Z" w16du:dateUtc="2026-10-11T09:47:47Z">
              <w:r>
                <w:delText>000</w:delText>
              </w:r>
            </w:del>
            <w:ins w:id="20" w:author="Benchmark Editor" w:date="2026-10-11T09:47:47Z" w16du:dateUtc="2026-10-11T09:47:47Z">
              <w:r>
                <w:t>500</w:t>
              </w:r>
            </w:ins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