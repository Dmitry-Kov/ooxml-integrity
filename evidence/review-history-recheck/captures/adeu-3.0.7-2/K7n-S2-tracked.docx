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</w:t>
      </w:r>
      <w:del w:id="19" w:author="Benchmark Editor" w:date="2026-10-11T09:47:54Z" w16du:dateUtc="2026-10-11T09:47:54Z">
        <w:r>
          <w:delText>England and Wales</w:delText>
        </w:r>
      </w:del>
      <w:ins w:id="20" w:author="Benchmark Editor" w:date="2026-10-11T09:47:54Z" w16du:dateUtc="2026-10-11T09:47:54Z">
        <w:r>
          <w:t>Scotland</w:t>
        </w:r>
      </w:ins>
      <w: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