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9" w:author="Benchmark Editor" w:date="2026-10-11T09:47:37Z" w16du:dateUtc="2026-10-11T09:47:37Z">
        <w:r>
          <w:delText>ten</w:delText>
        </w:r>
      </w:del>
      <w:ins w:id="20" w:author="Benchmark Editor" w:date="2026-10-11T09:47:37Z" w16du:dateUtc="2026-10-11T09:47:37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