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9" w:author="Benchmark Editor" w:date="2026-10-11T09:47:34Z" w16du:dateUtc="2026-10-11T09:47:34Z">
        <w:r>
          <w:delText>Completion</w:delText>
        </w:r>
      </w:del>
      <w:ins w:id="20" w:author="Benchmark Editor" w:date="2026-10-11T09:47:34Z" w16du:dateUtc="2026-10-11T09:47:34Z">
        <w:r>
          <w:t>Expiry</w:t>
        </w:r>
      </w:ins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