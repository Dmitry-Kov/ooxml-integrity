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Extensible.xml" ContentType="application/vnd.openxmlformats-officedocument.wordprocessingml.commentsExtensible+xml"/>
  <Override PartName="/word/commentsIds.xml" ContentType="application/vnd.openxmlformats-officedocument.wordprocessingml.commentsId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people.xml" ContentType="application/vnd.openxmlformats-officedocument.wordprocessingml.peop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3B9D923D" w14:textId="77777777" w:rsidR="00977895" w:rsidRDefault="00000000">
      <w:pPr>
        <w:pStyle w:val="Heading1"/>
      </w:pPr>
      <w:r>
        <w:t>Consulting Services Agreement</w:t>
      </w:r>
    </w:p>
    <w:p w14:paraId="27000813" w14:textId="77777777" w:rsidR="00977895" w:rsidRDefault="00000000">
      <w:r>
        <w:t>This agreement is made between Alder Street Analytics Ltd (the Client) and Kestrel Point Consulting LLP (the Consultant).</w:t>
      </w:r>
      <w:r>
        <w:rPr>
          <w:rStyle w:val="EndnoteReference"/>
        </w:rPr>
        <w:endnoteReference w:id="1"/>
      </w:r>
    </w:p>
    <w:sdt>
      <w:sdtPr>
        <w:alias w:val="Contract Reference"/>
        <w:tag w:val="contract_ref"/>
        <w:id w:val="918204"/>
        <w:text/>
      </w:sdtPr>
      <w:sdtContent>
        <w:p w14:paraId="4742998B" w14:textId="77777777" w:rsidR="00977895" w:rsidRDefault="00000000">
          <w:r>
            <w:t>Contract reference: CSA-2026-0918</w:t>
          </w:r>
        </w:p>
      </w:sdtContent>
    </w:sdt>
    <w:p w14:paraId="61093EC3" w14:textId="77777777" w:rsidR="00977895" w:rsidRDefault="00000000">
      <w:pPr>
        <w:pStyle w:val="Heading2"/>
      </w:pPr>
      <w:r>
        <w:t>1. Term</w:t>
      </w:r>
    </w:p>
    <w:p w14:paraId="3AB9B3CE" w14:textId="77777777" w:rsidR="00977895" w:rsidRDefault="00000000">
      <w:r>
        <w:t xml:space="preserve">The Consultant shall provide the Services from the Effective Date until the </w:t>
      </w:r>
      <w:commentRangeStart w:id="2"/>
      <w:commentRangeStart w:id="3"/>
      <w:r>
        <w:t>Completion Date</w:t>
      </w:r>
      <w:commentRangeEnd w:id="2"/>
      <w:r w:rsidR="001B7773">
        <w:rPr>
          <w:rStyle w:val="CommentReference"/>
          <w:sz w:val="22"/>
          <w:szCs w:val="20"/>
        </w:rPr>
        <w:commentReference w:id="2"/>
      </w:r>
      <w:commentRangeEnd w:id="3"/>
      <w:r w:rsidR="00FF4098">
        <w:rPr>
          <w:rStyle w:val="CommentReference"/>
          <w:sz w:val="22"/>
          <w:szCs w:val="20"/>
        </w:rPr>
        <w:commentReference w:id="3"/>
      </w:r>
      <w:r>
        <w:t>.</w:t>
      </w:r>
    </w:p>
    <w:p w14:paraId="0133AE12" w14:textId="77777777" w:rsidR="00977895" w:rsidRDefault="00000000">
      <w:pPr>
        <w:pStyle w:val="Heading2"/>
      </w:pPr>
      <w:r>
        <w:t>2. Consultant Obligations</w:t>
      </w:r>
    </w:p>
    <w:p w14:paraId="36A99FE9" w14:textId="77777777" w:rsidR="00977895" w:rsidRDefault="00000000">
      <w:r>
        <w:t>The Consultant shall:</w:t>
      </w:r>
    </w:p>
    <w:p w14:paraId="3A4B23C5" w14:textId="77777777" w:rsidR="001B7773" w:rsidRDefault="001B7773" w:rsidP="001B7773">
      <w:pPr>
        <w:pStyle w:val="ListParagraph"/>
        <w:numPr>
          <w:ilvl w:val="0"/>
          <w:numId w:val="1"/>
        </w:numPr>
        <w:rPr>
          <w:moveTo w:id="4" w:author="Reviewer A" w:date="2026-09-29T14:26:00Z" w16du:dateUtc="2026-09-29T09:26:00Z"/>
        </w:rPr>
      </w:pPr>
      <w:moveToRangeStart w:id="5" w:author="Reviewer A" w:date="2026-09-29T14:26:00Z" w:name="move241584387"/>
      <w:moveTo w:id="6" w:author="Reviewer A" w:date="2026-09-29T14:26:00Z" w16du:dateUtc="2026-09-29T09:26:00Z">
        <w:r>
          <w:t>Comply with the Client's information security policy.</w:t>
        </w:r>
      </w:moveTo>
    </w:p>
    <w:moveToRangeEnd w:id="5"/>
    <w:p w14:paraId="24689067" w14:textId="77777777" w:rsidR="00977895" w:rsidRDefault="00000000">
      <w:pPr>
        <w:pStyle w:val="ListParagraph"/>
        <w:numPr>
          <w:ilvl w:val="0"/>
          <w:numId w:val="1"/>
        </w:numPr>
      </w:pPr>
      <w:r>
        <w:t>Attend a monthly steering meeting with the Client.</w:t>
      </w:r>
    </w:p>
    <w:p w14:paraId="5A788DCB" w14:textId="77777777" w:rsidR="00977895" w:rsidRDefault="00000000">
      <w:pPr>
        <w:pStyle w:val="ListParagraph"/>
        <w:numPr>
          <w:ilvl w:val="0"/>
          <w:numId w:val="1"/>
        </w:numPr>
      </w:pPr>
      <w:r>
        <w:t>Maintain professional indemnity insurance of at least EUR 1,000,000.</w:t>
      </w:r>
    </w:p>
    <w:p w14:paraId="5DE47E6F" w14:textId="319B9FB8" w:rsidR="00977895" w:rsidDel="001B7773" w:rsidRDefault="00000000">
      <w:pPr>
        <w:pStyle w:val="ListParagraph"/>
        <w:numPr>
          <w:ilvl w:val="0"/>
          <w:numId w:val="1"/>
        </w:numPr>
        <w:rPr>
          <w:moveFrom w:id="7" w:author="Reviewer A" w:date="2026-09-29T14:26:00Z" w16du:dateUtc="2026-09-29T09:26:00Z"/>
        </w:rPr>
      </w:pPr>
      <w:moveFromRangeStart w:id="8" w:author="Reviewer A" w:date="2026-09-29T14:26:00Z" w:name="move241584387"/>
      <w:moveFrom w:id="9" w:author="Reviewer A" w:date="2026-09-29T14:26:00Z" w16du:dateUtc="2026-09-29T09:26:00Z">
        <w:r w:rsidDel="001B7773">
          <w:t>Comply with the Client's information security policy.</w:t>
        </w:r>
      </w:moveFrom>
    </w:p>
    <w:moveFromRangeEnd w:id="8"/>
    <w:p w14:paraId="21D3526D" w14:textId="77777777" w:rsidR="00977895" w:rsidRDefault="00000000">
      <w:pPr>
        <w:pStyle w:val="Heading2"/>
      </w:pPr>
      <w:r>
        <w:t>3. Reporting</w:t>
      </w:r>
    </w:p>
    <w:p w14:paraId="430DDADE" w14:textId="77777777" w:rsidR="00977895" w:rsidRDefault="00000000">
      <w:r>
        <w:t>The Consultant shall deliver a monthly progress report within ten business days after the end of each month.</w:t>
      </w:r>
      <w:r>
        <w:rPr>
          <w:rStyle w:val="FootnoteReference"/>
        </w:rPr>
        <w:footnoteReference w:id="1"/>
      </w:r>
    </w:p>
    <w:p w14:paraId="05924421" w14:textId="77777777" w:rsidR="00977895" w:rsidRDefault="00000000">
      <w:pPr>
        <w:pStyle w:val="Heading2"/>
      </w:pPr>
      <w:r>
        <w:t>4. Fees</w:t>
      </w:r>
    </w:p>
    <w:p w14:paraId="574C526B" w14:textId="7BA3CF84" w:rsidR="00977895" w:rsidRDefault="00000000">
      <w:r>
        <w:t xml:space="preserve">Fees are payable within </w:t>
      </w:r>
      <w:ins w:id="10" w:author="Reviewer A" w:date="2026-09-29T14:25:00Z" w16du:dateUtc="2026-09-29T09:25:00Z">
        <w:r w:rsidR="001B7773" w:rsidRPr="001B7773">
          <w:t>forty-five</w:t>
        </w:r>
      </w:ins>
      <w:del w:id="11" w:author="Reviewer A" w:date="2026-09-29T14:25:00Z" w16du:dateUtc="2026-09-29T09:25:00Z">
        <w:r w:rsidDel="001B7773">
          <w:delText>thirty</w:delText>
        </w:r>
      </w:del>
      <w:r>
        <w:t xml:space="preserve"> days of receipt of a valid invoice.</w:t>
      </w:r>
      <w:ins w:id="12" w:author="Reviewer A" w:date="2026-09-29T14:25:00Z" w16du:dateUtc="2026-09-29T09:25:00Z">
        <w:r w:rsidR="001B7773" w:rsidRPr="001B7773">
          <w:t xml:space="preserve"> The Client may withhold </w:t>
        </w:r>
        <w:del w:id="13" w:author="Reviewer B" w:date="2026-09-29T14:28:00Z" w16du:dateUtc="2026-09-29T09:28:00Z">
          <w:r w:rsidR="001B7773" w:rsidRPr="001B7773" w:rsidDel="00FF4098">
            <w:delText xml:space="preserve">any </w:delText>
          </w:r>
        </w:del>
        <w:r w:rsidR="001B7773" w:rsidRPr="001B7773">
          <w:t>disputed amount.</w:t>
        </w:r>
      </w:ins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05"/>
        <w:gridCol w:w="3005"/>
        <w:gridCol w:w="3006"/>
      </w:tblGrid>
      <w:tr w:rsidR="00977895" w14:paraId="40F9252A" w14:textId="77777777">
        <w:trPr>
          <w:tblHeader/>
        </w:trPr>
        <w:tc>
          <w:tcPr>
            <w:tcW w:w="3009" w:type="dxa"/>
          </w:tcPr>
          <w:p w14:paraId="2602C810" w14:textId="77777777" w:rsidR="00977895" w:rsidRDefault="00000000">
            <w:r>
              <w:rPr>
                <w:b/>
              </w:rPr>
              <w:t>Milestone</w:t>
            </w:r>
          </w:p>
        </w:tc>
        <w:tc>
          <w:tcPr>
            <w:tcW w:w="3009" w:type="dxa"/>
          </w:tcPr>
          <w:p w14:paraId="53C1C496" w14:textId="77777777" w:rsidR="00977895" w:rsidRDefault="00000000">
            <w:r>
              <w:rPr>
                <w:b/>
              </w:rPr>
              <w:t>Due date</w:t>
            </w:r>
          </w:p>
        </w:tc>
        <w:tc>
          <w:tcPr>
            <w:tcW w:w="3009" w:type="dxa"/>
          </w:tcPr>
          <w:p w14:paraId="4B9F7FDD" w14:textId="77777777" w:rsidR="00977895" w:rsidRDefault="00000000">
            <w:r>
              <w:rPr>
                <w:b/>
              </w:rPr>
              <w:t>Fee</w:t>
            </w:r>
          </w:p>
        </w:tc>
      </w:tr>
      <w:tr w:rsidR="00977895" w14:paraId="51CE0F44" w14:textId="77777777">
        <w:tc>
          <w:tcPr>
            <w:tcW w:w="3009" w:type="dxa"/>
          </w:tcPr>
          <w:p w14:paraId="31139AF8" w14:textId="77777777" w:rsidR="00977895" w:rsidRDefault="00000000">
            <w:r>
              <w:t>Discovery</w:t>
            </w:r>
          </w:p>
        </w:tc>
        <w:tc>
          <w:tcPr>
            <w:tcW w:w="3009" w:type="dxa"/>
          </w:tcPr>
          <w:p w14:paraId="582CE659" w14:textId="77777777" w:rsidR="00977895" w:rsidRDefault="00000000">
            <w:r>
              <w:t>15 October 2026</w:t>
            </w:r>
          </w:p>
        </w:tc>
        <w:tc>
          <w:tcPr>
            <w:tcW w:w="3009" w:type="dxa"/>
          </w:tcPr>
          <w:p w14:paraId="4D8DBE65" w14:textId="77777777" w:rsidR="00977895" w:rsidRDefault="00000000">
            <w:commentRangeStart w:id="14"/>
            <w:r>
              <w:t>EUR 12,000</w:t>
            </w:r>
            <w:commentRangeEnd w:id="14"/>
            <w:r w:rsidR="001B7773">
              <w:rPr>
                <w:rStyle w:val="CommentReference"/>
                <w:sz w:val="22"/>
                <w:szCs w:val="20"/>
              </w:rPr>
              <w:commentReference w:id="14"/>
            </w:r>
          </w:p>
        </w:tc>
      </w:tr>
      <w:tr w:rsidR="00977895" w14:paraId="08581C76" w14:textId="77777777">
        <w:tc>
          <w:tcPr>
            <w:tcW w:w="3009" w:type="dxa"/>
          </w:tcPr>
          <w:p w14:paraId="692C9717" w14:textId="77777777" w:rsidR="00977895" w:rsidRDefault="00000000">
            <w:r>
              <w:t>Final report</w:t>
            </w:r>
          </w:p>
        </w:tc>
        <w:tc>
          <w:tcPr>
            <w:tcW w:w="3009" w:type="dxa"/>
          </w:tcPr>
          <w:p w14:paraId="6EAD4311" w14:textId="77777777" w:rsidR="00977895" w:rsidRDefault="00000000">
            <w:r>
              <w:t>18 December 2026</w:t>
            </w:r>
          </w:p>
        </w:tc>
        <w:tc>
          <w:tcPr>
            <w:tcW w:w="3009" w:type="dxa"/>
          </w:tcPr>
          <w:p w14:paraId="07F2CABB" w14:textId="77777777" w:rsidR="00977895" w:rsidRDefault="00000000">
            <w:r>
              <w:t>EUR 30,500</w:t>
            </w:r>
          </w:p>
        </w:tc>
      </w:tr>
    </w:tbl>
    <w:p w14:paraId="37489B02" w14:textId="77777777" w:rsidR="00977895" w:rsidRDefault="00000000">
      <w:pPr>
        <w:pStyle w:val="Heading2"/>
      </w:pPr>
      <w:r>
        <w:t>5. Liability</w:t>
      </w:r>
    </w:p>
    <w:p w14:paraId="776F61C8" w14:textId="77777777" w:rsidR="00977895" w:rsidRDefault="00000000">
      <w:r>
        <w:t xml:space="preserve">Neither party limits its liability for fraud or </w:t>
      </w:r>
      <w:r w:rsidRPr="00FF4098">
        <w:rPr>
          <w:b/>
          <w:bCs/>
          <w:rPrChange w:id="15" w:author="Reviewer B" w:date="2026-09-29T14:28:00Z" w16du:dateUtc="2026-09-29T09:28:00Z">
            <w:rPr/>
          </w:rPrChange>
        </w:rPr>
        <w:t>gross negligence</w:t>
      </w:r>
      <w:r>
        <w:t>.</w:t>
      </w:r>
    </w:p>
    <w:p w14:paraId="07072F7E" w14:textId="77777777" w:rsidR="00977895" w:rsidRDefault="00000000">
      <w:pPr>
        <w:pStyle w:val="Heading2"/>
      </w:pPr>
      <w:r>
        <w:t>6. Termination</w:t>
      </w:r>
    </w:p>
    <w:p w14:paraId="39B5B596" w14:textId="77777777" w:rsidR="00977895" w:rsidRDefault="00000000" w:rsidP="00FF4098">
      <w:pPr>
        <w:jc w:val="both"/>
        <w:pPrChange w:id="16" w:author="Reviewer B" w:date="2026-09-29T14:28:00Z" w16du:dateUtc="2026-09-29T09:28:00Z">
          <w:pPr/>
        </w:pPrChange>
      </w:pPr>
      <w:r>
        <w:t>Either party may terminate this agreement on sixty days' written notice.</w:t>
      </w:r>
    </w:p>
    <w:p w14:paraId="0B0419E8" w14:textId="77777777" w:rsidR="00977895" w:rsidRDefault="00000000">
      <w:pPr>
        <w:pStyle w:val="Heading2"/>
      </w:pPr>
      <w:r>
        <w:t>7. Notices</w:t>
      </w:r>
    </w:p>
    <w:p w14:paraId="376287AA" w14:textId="77777777" w:rsidR="00977895" w:rsidRDefault="00000000">
      <w:r>
        <w:t xml:space="preserve">Notices must be sent to the addresses listed on the </w:t>
      </w:r>
      <w:hyperlink r:id="rId11">
        <w:r w:rsidR="00977895">
          <w:rPr>
            <w:rStyle w:val="Hyperlink"/>
          </w:rPr>
          <w:t>Client contact page</w:t>
        </w:r>
      </w:hyperlink>
      <w:r>
        <w:t>.</w:t>
      </w:r>
    </w:p>
    <w:sectPr w:rsidR="00977895">
      <w:headerReference w:type="default" r:id="rId12"/>
      <w:footerReference w:type="default" r:id="rId13"/>
      <w:pgSz w:w="11906" w:h="16838"/>
      <w:pgMar w:top="1440" w:right="1440" w:bottom="1440" w:left="1440" w:header="708" w:footer="708" w:gutter="0"/>
      <w:cols w:space="72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comment w:id="2" w:author="Reviewer A" w:date="2026-09-29T14:24:00Z" w:initials="RA">
    <w:p w14:paraId="4DCE4551" w14:textId="50D4196B" w:rsidR="001B7773" w:rsidRDefault="001B7773">
      <w:pPr>
        <w:pStyle w:val="CommentText"/>
      </w:pPr>
      <w:r>
        <w:rPr>
          <w:rStyle w:val="CommentReference"/>
        </w:rPr>
        <w:annotationRef/>
      </w:r>
      <w:r w:rsidRPr="001B7773">
        <w:t>Completion Date is not defined.</w:t>
      </w:r>
    </w:p>
  </w:comment>
  <w:comment w:id="3" w:author="Reviewer B" w:date="2026-09-29T14:27:00Z" w:initials="RB">
    <w:p w14:paraId="529A32D3" w14:textId="1DFE3885" w:rsidR="00FF4098" w:rsidRDefault="00FF4098">
      <w:pPr>
        <w:pStyle w:val="CommentText"/>
      </w:pPr>
      <w:r>
        <w:rPr>
          <w:rStyle w:val="CommentReference"/>
        </w:rPr>
        <w:annotationRef/>
      </w:r>
      <w:r w:rsidRPr="00FF4098">
        <w:t>Agreed. Add it to Schedule 1.</w:t>
      </w:r>
    </w:p>
  </w:comment>
  <w:comment w:id="14" w:author="Reviewer A" w:date="2026-09-29T14:25:00Z" w:initials="RA">
    <w:p w14:paraId="644236CF" w14:textId="7852607F" w:rsidR="001B7773" w:rsidRDefault="001B7773">
      <w:pPr>
        <w:pStyle w:val="CommentText"/>
      </w:pPr>
      <w:r>
        <w:rPr>
          <w:rStyle w:val="CommentReference"/>
        </w:rPr>
        <w:annotationRef/>
      </w:r>
      <w:r w:rsidRPr="001B7773">
        <w:t>Check this against the approved budget.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5:commentEx w15:paraId="4DCE4551" w15:done="0"/>
  <w15:commentEx w15:paraId="529A32D3" w15:paraIdParent="4DCE4551" w15:done="0"/>
  <w15:commentEx w15:paraId="644236CF" w15:done="1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cr w16du wp14">
  <w16cex:commentExtensible w16cex:durableId="7DFD6D67" w16cex:dateUtc="2026-09-29T09:24:00Z"/>
  <w16cex:commentExtensible w16cex:durableId="73EA3FC1" w16cex:dateUtc="2026-09-29T09:27:00Z"/>
  <w16cex:commentExtensible w16cex:durableId="724DE1BD" w16cex:dateUtc="2026-09-29T09:25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6cid:commentId w16cid:paraId="4DCE4551" w16cid:durableId="7DFD6D67"/>
  <w16cid:commentId w16cid:paraId="529A32D3" w16cid:durableId="73EA3FC1"/>
  <w16cid:commentId w16cid:paraId="644236CF" w16cid:durableId="724DE1BD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34CED2DE" w14:textId="77777777" w:rsidR="00D1621D" w:rsidRDefault="00D1621D">
      <w:pPr>
        <w:spacing w:after="0" w:line="240" w:lineRule="auto"/>
      </w:pPr>
      <w:r>
        <w:separator/>
      </w:r>
    </w:p>
  </w:endnote>
  <w:endnote w:type="continuationSeparator" w:id="0">
    <w:p w14:paraId="24DBE1F6" w14:textId="77777777" w:rsidR="00D1621D" w:rsidRDefault="00D1621D">
      <w:pPr>
        <w:spacing w:after="0" w:line="240" w:lineRule="auto"/>
      </w:pPr>
      <w:r>
        <w:continuationSeparator/>
      </w:r>
    </w:p>
  </w:endnote>
  <w:endnote w:id="1">
    <w:p w14:paraId="1CBF1EDB" w14:textId="60F28BBD" w:rsidR="00977895" w:rsidRDefault="00000000">
      <w:pPr>
        <w:pStyle w:val="EndnoteText"/>
      </w:pPr>
      <w:r>
        <w:rPr>
          <w:rStyle w:val="EndnoteReference"/>
        </w:rPr>
        <w:endnoteRef/>
      </w:r>
      <w:r>
        <w:t xml:space="preserve"> Company details are taken from the public register on </w:t>
      </w:r>
      <w:ins w:id="0" w:author="Reviewer B" w:date="2026-09-29T14:28:00Z" w16du:dateUtc="2026-09-29T09:28:00Z">
        <w:r w:rsidR="00FF4098" w:rsidRPr="00FF4098">
          <w:t>15</w:t>
        </w:r>
      </w:ins>
      <w:del w:id="1" w:author="Reviewer B" w:date="2026-09-29T14:28:00Z" w16du:dateUtc="2026-09-29T09:28:00Z">
        <w:r w:rsidDel="00FF4098">
          <w:delText>1</w:delText>
        </w:r>
      </w:del>
      <w:r>
        <w:t xml:space="preserve"> September 2026.</w:t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114AAE66" w14:textId="77777777" w:rsidR="00977895" w:rsidRDefault="00000000">
    <w:pPr>
      <w:jc w:val="center"/>
    </w:pPr>
    <w:r>
      <w:t>Confidential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3D73DA8A" w14:textId="77777777" w:rsidR="00D1621D" w:rsidRDefault="00D1621D">
      <w:pPr>
        <w:spacing w:after="0" w:line="240" w:lineRule="auto"/>
      </w:pPr>
      <w:r>
        <w:separator/>
      </w:r>
    </w:p>
  </w:footnote>
  <w:footnote w:type="continuationSeparator" w:id="0">
    <w:p w14:paraId="5FF32460" w14:textId="77777777" w:rsidR="00D1621D" w:rsidRDefault="00D1621D">
      <w:pPr>
        <w:spacing w:after="0" w:line="240" w:lineRule="auto"/>
      </w:pPr>
      <w:r>
        <w:continuationSeparator/>
      </w:r>
    </w:p>
  </w:footnote>
  <w:footnote w:id="1">
    <w:p w14:paraId="3D0DFC6F" w14:textId="77777777" w:rsidR="00977895" w:rsidRDefault="00000000">
      <w:pPr>
        <w:pStyle w:val="FootnoteText"/>
      </w:pPr>
      <w:r>
        <w:rPr>
          <w:rStyle w:val="FootnoteReference"/>
        </w:rPr>
        <w:footnoteRef/>
      </w:r>
      <w:r>
        <w:t xml:space="preserve"> Business days exclude public holidays in England and Wales.</w:t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2868D7D1" w14:textId="6E67A78F" w:rsidR="00977895" w:rsidRDefault="00000000">
    <w:pPr>
      <w:jc w:val="right"/>
    </w:pPr>
    <w:r>
      <w:t xml:space="preserve">Consulting Services Agreement - Draft </w:t>
    </w:r>
    <w:ins w:id="17" w:author="Reviewer A" w:date="2026-09-29T14:26:00Z" w16du:dateUtc="2026-09-29T09:26:00Z">
      <w:r w:rsidR="001B7773" w:rsidRPr="001B7773">
        <w:t>4</w:t>
      </w:r>
    </w:ins>
    <w:del w:id="18" w:author="Reviewer A" w:date="2026-09-29T14:26:00Z" w16du:dateUtc="2026-09-29T09:26:00Z">
      <w:r w:rsidDel="001B7773">
        <w:delText>3</w:delText>
      </w:r>
    </w:del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7E846233"/>
    <w:multiLevelType w:val="singleLevel"/>
    <w:tmpl w:val="10D4F9B2"/>
    <w:lvl w:ilvl="0">
      <w:start w:val="1"/>
      <w:numFmt w:val="lowerLetter"/>
      <w:lvlText w:val="(%1)"/>
      <w:lvlJc w:val="left"/>
      <w:pPr>
        <w:ind w:left="720" w:hanging="360"/>
      </w:pPr>
    </w:lvl>
  </w:abstractNum>
  <w:num w:numId="1" w16cid:durableId="863789520">
    <w:abstractNumId w:val="0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5:person w15:author="Reviewer B">
    <w15:presenceInfo w15:providerId="None" w15:userId="Reviewer B"/>
  </w15:person>
  <w15:person w15:author="Reviewer A">
    <w15:presenceInfo w15:providerId="None" w15:userId="Reviewer A"/>
  </w15:person>
</w15:people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75"/>
  <w:trackRevisions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77895"/>
    <w:rsid w:val="00090CDA"/>
    <w:rsid w:val="00196C75"/>
    <w:rsid w:val="001B7773"/>
    <w:rsid w:val="008517DC"/>
    <w:rsid w:val="00977895"/>
    <w:rsid w:val="00D1621D"/>
    <w:rsid w:val="00FF40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Z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0E165EB5"/>
  <w15:docId w15:val="{87323969-62A9-F74F-ABAC-B9D21CEAF1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Times New Roman" w:hAnsi="Calibri" w:cs="Times New Roman"/>
        <w:sz w:val="22"/>
        <w:lang w:val="en-UZ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outlineLvl w:val="0"/>
    </w:pPr>
    <w:rPr>
      <w:b/>
      <w:sz w:val="32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spacing w:before="240"/>
      <w:outlineLvl w:val="1"/>
    </w:pPr>
    <w:rPr>
      <w:b/>
      <w:sz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qFormat/>
    <w:pPr>
      <w:ind w:left="720"/>
      <w:contextualSpacing/>
    </w:pPr>
  </w:style>
  <w:style w:type="paragraph" w:styleId="FootnoteText">
    <w:name w:val="footnote text"/>
    <w:basedOn w:val="Normal"/>
    <w:pPr>
      <w:spacing w:after="0" w:line="240" w:lineRule="auto"/>
    </w:pPr>
    <w:rPr>
      <w:sz w:val="20"/>
    </w:rPr>
  </w:style>
  <w:style w:type="paragraph" w:styleId="EndnoteText">
    <w:name w:val="endnote text"/>
    <w:basedOn w:val="Normal"/>
    <w:pPr>
      <w:spacing w:after="0" w:line="240" w:lineRule="auto"/>
    </w:pPr>
    <w:rPr>
      <w:sz w:val="20"/>
    </w:rPr>
  </w:style>
  <w:style w:type="character" w:styleId="Hyperlink">
    <w:name w:val="Hyperlink"/>
    <w:basedOn w:val="DefaultParagraphFont"/>
    <w:rPr>
      <w:color w:val="0563C1"/>
      <w:u w:val="single"/>
    </w:rPr>
  </w:style>
  <w:style w:type="character" w:styleId="FootnoteReference">
    <w:name w:val="footnote reference"/>
    <w:basedOn w:val="DefaultParagraphFont"/>
    <w:rPr>
      <w:vertAlign w:val="superscript"/>
    </w:rPr>
  </w:style>
  <w:style w:type="character" w:styleId="EndnoteReference">
    <w:name w:val="endnote reference"/>
    <w:basedOn w:val="DefaultParagraphFont"/>
    <w:rPr>
      <w:vertAlign w:val="superscript"/>
    </w:rPr>
  </w:style>
  <w:style w:type="table" w:styleId="TableGrid">
    <w:name w:val="Table Grid"/>
    <w:basedOn w:val="TableNormal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Revision">
    <w:name w:val="Revision"/>
    <w:hidden/>
    <w:uiPriority w:val="99"/>
    <w:semiHidden/>
    <w:rsid w:val="001B7773"/>
    <w:pPr>
      <w:spacing w:after="0" w:line="240" w:lineRule="auto"/>
    </w:pPr>
  </w:style>
  <w:style w:type="character" w:styleId="CommentReference">
    <w:name w:val="annotation reference"/>
    <w:basedOn w:val="DefaultParagraphFont"/>
    <w:uiPriority w:val="99"/>
    <w:semiHidden/>
    <w:unhideWhenUsed/>
    <w:rsid w:val="001B7773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1B7773"/>
    <w:pPr>
      <w:spacing w:line="240" w:lineRule="auto"/>
    </w:pPr>
    <w:rPr>
      <w:sz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1B7773"/>
    <w:rPr>
      <w:sz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1B7773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1B7773"/>
    <w:rPr>
      <w:b/>
      <w:bCs/>
      <w:sz w:val="20"/>
    </w:rPr>
  </w:style>
  <w:style w:type="paragraph" w:styleId="Header">
    <w:name w:val="header"/>
    <w:basedOn w:val="Normal"/>
    <w:link w:val="HeaderChar"/>
    <w:uiPriority w:val="99"/>
    <w:unhideWhenUsed/>
    <w:rsid w:val="001B777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B7773"/>
  </w:style>
  <w:style w:type="paragraph" w:styleId="Footer">
    <w:name w:val="footer"/>
    <w:basedOn w:val="Normal"/>
    <w:link w:val="FooterChar"/>
    <w:uiPriority w:val="99"/>
    <w:unhideWhenUsed/>
    <w:rsid w:val="001B777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B777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microsoft.com/office/2011/relationships/commentsExtended" Target="commentsExtended.xml"/><Relationship Id="rId13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comments" Target="comments.xml"/><Relationship Id="rId12" Type="http://schemas.openxmlformats.org/officeDocument/2006/relationships/header" Target="header1.xm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example.org/contacts" TargetMode="External"/><Relationship Id="rId5" Type="http://schemas.openxmlformats.org/officeDocument/2006/relationships/footnotes" Target="footnotes.xml"/><Relationship Id="rId15" Type="http://schemas.microsoft.com/office/2011/relationships/people" Target="people.xml"/><Relationship Id="rId10" Type="http://schemas.microsoft.com/office/2018/08/relationships/commentsExtensible" Target="commentsExtensible.xml"/><Relationship Id="rId4" Type="http://schemas.openxmlformats.org/officeDocument/2006/relationships/webSettings" Target="webSettings.xml"/><Relationship Id="rId9" Type="http://schemas.microsoft.com/office/2016/09/relationships/commentsIds" Target="commentsIds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182</Words>
  <Characters>1042</Characters>
  <Application>Microsoft Office Word</Application>
  <DocSecurity>0</DocSecurity>
  <Lines>8</Lines>
  <Paragraphs>2</Paragraphs>
  <ScaleCrop>false</ScaleCrop>
  <Company/>
  <LinksUpToDate>false</LinksUpToDate>
  <CharactersWithSpaces>1222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Consulting Services Agreement</dc:title>
  <dc:creator>review-history-sources</dc:creator>
  <cp:lastModifiedBy>Reviewer B</cp:lastModifiedBy>
  <cp:revision>3</cp:revision>
  <dcterms:created xsi:type="dcterms:W3CDTF">2026-09-29T09:28:00Z</dcterms:created>
  <dcterms:modified xsi:type="dcterms:W3CDTF">2026-09-29T09:28:00Z</dcterms:modified>
</cp:coreProperties>
</file>