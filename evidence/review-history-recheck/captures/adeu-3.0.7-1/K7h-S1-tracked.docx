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Draft </w:t>
    </w:r>
    <w:del xmlns:w16du="http://schemas.microsoft.com/office/word/2023/wordml/word16du" w:id="104" w:author="Benchmark Editor" w:date="2026-10-11T09:47:41Z" w16du:dateUtc="2026-10-11T09:47:41Z">
      <w:r>
        <w:delText>7</w:delText>
      </w:r>
    </w:del>
    <w:ins xmlns:w16du="http://schemas.microsoft.com/office/word/2023/wordml/word16du" w:id="105" w:author="Benchmark Editor" w:date="2026-10-11T09:47:41Z" w16du:dateUtc="2026-10-11T09:47:41Z">
      <w:r>
        <w:t>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