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xmlns:w16du="http://schemas.microsoft.com/office/word/2023/wordml/word16du" w:id="104" w:author="Benchmark Editor" w:date="2026-10-11T09:47:37Z" w16du:dateUtc="2026-10-11T09:47:37Z">
          <w:r>
            <w:delText>indemnity</w:delText>
          </w:r>
        </w:del>
      </w:ins>
      <w:ins xmlns:w16du="http://schemas.microsoft.com/office/word/2023/wordml/word16du" w:id="105" w:author="Benchmark Editor" w:date="2026-10-11T09:47:37Z" w16du:dateUtc="2026-10-11T09:47:37Z">
        <w:r>
          <w:t>liability</w:t>
        </w:r>
      </w:ins>
      <w:ins w:id="101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