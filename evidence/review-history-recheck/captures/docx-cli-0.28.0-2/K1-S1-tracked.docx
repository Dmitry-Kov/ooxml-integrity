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104" w:author="Benchmark Editor" w:date="2026-10-01T00:00:00Z">
        <w:r>
          <w:rPr>
            <w:rStyle w:val="DefinedTerm"/>
          </w:rPr>
          <w:delText xml:space="preserve">Effective Date</w:delText>
        </w:r>
      </w:del>
      <w:ins w:id="105" w:author="Benchmark Editor" w:date="2026-10-01T00:00:00Z">
        <w:r>
          <w:rPr>
            <w:rStyle w:val="DefinedTerm"/>
          </w:rPr>
          <w:t xml:space="preserve"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 xmlns:w14="http://schemas.microsoft.com/office/word/2010/wordml" xmlns:mc="http://schemas.openxmlformats.org/markup-compatibility/2006" mc:Ignorable="w14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