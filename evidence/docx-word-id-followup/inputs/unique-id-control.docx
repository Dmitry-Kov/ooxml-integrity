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del xmlns:w16du="http://schemas.microsoft.com/office/word/2023/wordml/word16du" w:id="104" w:author="Evidence Editor" w:date="2026-09-13T11:24:16Z" w16du:dateUtc="2026-09-13T11:24:16Z">
        <w:r>
          <w:rPr>
            <w:b/>
          </w:rPr>
          <w:delText xml:space="preserve">EDIT</w:delText>
        </w:r>
      </w:del>
      <w:del xmlns:w16du="http://schemas.microsoft.com/office/word/2023/wordml/word16du" w:id="106" w:author="Evidence Editor" w:date="2026-09-13T11:24:16Z" w16du:dateUtc="2026-09-13T11:24:16Z">
        <w:r>
          <w:rPr>
            <w:i/>
          </w:rPr>
          <w:delText xml:space="preserve">BEFORE</w:delText>
        </w:r>
      </w:del>
      <w:ins xmlns:w16du="http://schemas.microsoft.com/office/word/2023/wordml/word16du" w:id="105"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