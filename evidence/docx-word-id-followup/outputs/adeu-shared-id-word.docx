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30F6D5" w14:textId="77777777" w:rsidR="00BA497C" w:rsidRDefault="00000000">
      <w:pPr>
        <w:pStyle w:val="Title"/>
      </w:pPr>
      <w:r>
        <w:t>Existing revision preservation</w:t>
      </w:r>
    </w:p>
    <w:p w14:paraId="347A1D26" w14:textId="77777777" w:rsidR="00BA497C" w:rsidRDefault="00000000">
      <w:r>
        <w:t>Fixture profile basic</w:t>
      </w:r>
    </w:p>
    <w:p w14:paraId="4BBD177E" w14:textId="77777777" w:rsidR="00BA497C" w:rsidRDefault="00000000">
      <w:r>
        <w:t xml:space="preserve">The cycle marker is </w:t>
      </w:r>
      <w:del w:id="0" w:author="Evidence Editor" w:date="2026-09-13T11:24:00Z" w16du:dateUtc="2026-09-13T11:24:16Z">
        <w:r>
          <w:rPr>
            <w:b/>
          </w:rPr>
          <w:delText>EDIT</w:delText>
        </w:r>
        <w:r>
          <w:rPr>
            <w:i/>
          </w:rPr>
          <w:delText>BEFORE</w:delText>
        </w:r>
      </w:del>
      <w:ins w:id="1" w:author="Evidence Editor" w:date="2026-09-13T11:24:00Z" w16du:dateUtc="2026-09-13T11:24:16Z">
        <w:r>
          <w:rPr>
            <w:b/>
          </w:rPr>
          <w:t>DONE</w:t>
        </w:r>
        <w:r>
          <w:rPr>
            <w:i/>
          </w:rPr>
          <w:t>AFTER</w:t>
        </w:r>
      </w:ins>
      <w:r>
        <w:t xml:space="preserve">. The service is </w:t>
      </w:r>
      <w:ins w:id="2" w:author="Reviewer A" w:date="2026-09-12T00:00:00Z">
        <w:r>
          <w:t>renewable</w:t>
        </w:r>
      </w:ins>
      <w:r>
        <w:t xml:space="preserve"> and </w:t>
      </w:r>
      <w:ins w:id="3" w:author="Reviewer B" w:date="2026-09-12T00:00:00Z">
        <w:r>
          <w:t>optional</w:t>
        </w:r>
      </w:ins>
      <w:r>
        <w:t>.</w:t>
      </w:r>
    </w:p>
    <w:p w14:paraId="303B0AB3" w14:textId="77777777" w:rsidR="00BA497C" w:rsidRDefault="00000000">
      <w:r>
        <w:t>The review is</w:t>
      </w:r>
      <w:del w:id="4" w:author="Reviewer B" w:date="2026-09-12T00:00:00Z">
        <w:r>
          <w:delText xml:space="preserve"> retired</w:delText>
        </w:r>
      </w:del>
      <w:r>
        <w:t xml:space="preserve"> complete.</w:t>
      </w:r>
    </w:p>
    <w:p w14:paraId="64164B45" w14:textId="77777777" w:rsidR="00BA497C" w:rsidRDefault="00000000">
      <w:r>
        <w:t>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14:paraId="46527287" w14:textId="77777777" w:rsidR="00BA497C" w:rsidRDefault="00000000">
      <w:commentRangeStart w:id="5"/>
      <w:r>
        <w:t>Review the delivery terms.</w:t>
      </w:r>
      <w:commentRangeEnd w:id="5"/>
      <w:r>
        <w:rPr>
          <w:rStyle w:val="CommentReference"/>
          <w:sz w:val="22"/>
          <w:szCs w:val="20"/>
        </w:rPr>
        <w:commentReference w:id="5"/>
      </w:r>
      <w:r>
        <w:footnoteReference w:id="1"/>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910"/>
        <w:gridCol w:w="2241"/>
      </w:tblGrid>
      <w:tr w:rsidR="00BA497C" w14:paraId="2CDDA23B" w14:textId="77777777">
        <w:tblPrEx>
          <w:tblCellMar>
            <w:top w:w="0" w:type="dxa"/>
            <w:left w:w="0" w:type="dxa"/>
            <w:bottom w:w="0" w:type="dxa"/>
            <w:right w:w="0" w:type="dxa"/>
          </w:tblCellMar>
        </w:tblPrEx>
        <w:trPr>
          <w:tblHeader/>
        </w:trPr>
        <w:tc>
          <w:tcPr>
            <w:tcW w:w="0" w:type="auto"/>
          </w:tcPr>
          <w:p w14:paraId="6400846D" w14:textId="77777777" w:rsidR="00BA497C" w:rsidRDefault="00000000">
            <w:r>
              <w:t>Milestone</w:t>
            </w:r>
          </w:p>
        </w:tc>
        <w:tc>
          <w:tcPr>
            <w:tcW w:w="0" w:type="auto"/>
          </w:tcPr>
          <w:p w14:paraId="02E52C35" w14:textId="77777777" w:rsidR="00BA497C" w:rsidRDefault="00000000">
            <w:r>
              <w:t>Status</w:t>
            </w:r>
          </w:p>
        </w:tc>
      </w:tr>
      <w:tr w:rsidR="00BA497C" w14:paraId="5F9D339A" w14:textId="77777777">
        <w:tblPrEx>
          <w:tblCellMar>
            <w:top w:w="0" w:type="dxa"/>
            <w:left w:w="0" w:type="dxa"/>
            <w:bottom w:w="0" w:type="dxa"/>
            <w:right w:w="0" w:type="dxa"/>
          </w:tblCellMar>
        </w:tblPrEx>
        <w:tc>
          <w:tcPr>
            <w:tcW w:w="0" w:type="auto"/>
          </w:tcPr>
          <w:p w14:paraId="4DA57505" w14:textId="77777777" w:rsidR="00BA497C" w:rsidRDefault="00000000">
            <w:r>
              <w:t>Delivery</w:t>
            </w:r>
          </w:p>
        </w:tc>
        <w:tc>
          <w:tcPr>
            <w:tcW w:w="0" w:type="auto"/>
          </w:tcPr>
          <w:p w14:paraId="5F872B83" w14:textId="77777777" w:rsidR="00BA497C" w:rsidRDefault="00000000">
            <w:r>
              <w:t>Scheduled TABLEBEFORE</w:t>
            </w:r>
          </w:p>
        </w:tc>
      </w:tr>
    </w:tbl>
    <w:p w14:paraId="2CD1942E" w14:textId="77777777" w:rsidR="00905254" w:rsidRDefault="00905254"/>
    <w:sectPr w:rsidR="00905254">
      <w:headerReference w:type="default" r:id="rId10"/>
      <w:footerReference w:type="default" r:id="rId11"/>
      <w:pgSz w:w="11906" w:h="16838"/>
      <w:pgMar w:top="1440" w:right="1440" w:bottom="1440" w:left="1440"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 w:author="Reviewer C" w:date="2026-09-12T00:00:00Z" w:initials="RC">
    <w:p w14:paraId="7F2E7E80" w14:textId="77777777" w:rsidR="00BA497C" w:rsidRDefault="00020B1E">
      <w:r>
        <w:rPr>
          <w:rStyle w:val="CommentReference"/>
        </w:rPr>
        <w:annotationRef/>
      </w:r>
      <w:r w:rsidR="00000000">
        <w:t>Preserve this independent delivery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F2E7E8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F2E7E80" w16cid:durableId="79D0D65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8B45AC" w14:textId="77777777" w:rsidR="00905254" w:rsidRDefault="00905254">
      <w:pPr>
        <w:spacing w:after="0" w:line="240" w:lineRule="auto"/>
      </w:pPr>
      <w:r>
        <w:separator/>
      </w:r>
    </w:p>
  </w:endnote>
  <w:endnote w:type="continuationSeparator" w:id="0">
    <w:p w14:paraId="09FA02FD" w14:textId="77777777" w:rsidR="00905254" w:rsidRDefault="009052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default"/>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920EE0" w14:textId="77777777" w:rsidR="00BA497C" w:rsidRDefault="00000000">
    <w:r>
      <w:t>Review record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9E73C2" w14:textId="77777777" w:rsidR="00905254" w:rsidRDefault="00905254">
      <w:r>
        <w:separator/>
      </w:r>
    </w:p>
  </w:footnote>
  <w:footnote w:type="continuationSeparator" w:id="0">
    <w:p w14:paraId="238C6295" w14:textId="77777777" w:rsidR="00905254" w:rsidRDefault="00905254">
      <w:r>
        <w:continuationSeparator/>
      </w:r>
    </w:p>
  </w:footnote>
  <w:footnote w:id="1">
    <w:p w14:paraId="5BF0D2B4" w14:textId="77777777" w:rsidR="00BA497C" w:rsidRDefault="00000000">
      <w:r>
        <w:t>The review record includes retained supporting information.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85E756" w14:textId="77777777" w:rsidR="00BA497C" w:rsidRDefault="00000000">
    <w:r>
      <w:t>Review record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3644AE6"/>
    <w:multiLevelType w:val="multilevel"/>
    <w:tmpl w:val="400EE0CA"/>
    <w:lvl w:ilvl="0">
      <w:start w:val="1"/>
      <w:numFmt w:val="decimal"/>
      <w:lvlText w:val="%1."/>
      <w:lvlJc w:val="left"/>
      <w:pPr>
        <w:ind w:left="720" w:hanging="360"/>
      </w:pPr>
    </w:lvl>
    <w:lvl w:ilvl="1">
      <w:start w:val="1"/>
      <w:numFmt w:val="lowerLetter"/>
      <w:lvlText w:val="%1.%2"/>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80729D2"/>
    <w:multiLevelType w:val="hybridMultilevel"/>
    <w:tmpl w:val="0E8A3426"/>
    <w:lvl w:ilvl="0" w:tplc="0024DF08">
      <w:start w:val="1"/>
      <w:numFmt w:val="bullet"/>
      <w:lvlText w:val="•"/>
      <w:lvlJc w:val="left"/>
      <w:pPr>
        <w:ind w:left="720" w:hanging="360"/>
      </w:pPr>
      <w:rPr>
        <w:rFonts w:ascii="Symbol" w:hAnsi="Symbol"/>
      </w:rPr>
    </w:lvl>
    <w:lvl w:ilvl="1" w:tplc="B566C1FE">
      <w:numFmt w:val="decimal"/>
      <w:lvlText w:val=""/>
      <w:lvlJc w:val="left"/>
    </w:lvl>
    <w:lvl w:ilvl="2" w:tplc="CC80C814">
      <w:numFmt w:val="decimal"/>
      <w:lvlText w:val=""/>
      <w:lvlJc w:val="left"/>
    </w:lvl>
    <w:lvl w:ilvl="3" w:tplc="5AF24B38">
      <w:numFmt w:val="decimal"/>
      <w:lvlText w:val=""/>
      <w:lvlJc w:val="left"/>
    </w:lvl>
    <w:lvl w:ilvl="4" w:tplc="0A548C5E">
      <w:numFmt w:val="decimal"/>
      <w:lvlText w:val=""/>
      <w:lvlJc w:val="left"/>
    </w:lvl>
    <w:lvl w:ilvl="5" w:tplc="9C8AC29C">
      <w:numFmt w:val="decimal"/>
      <w:lvlText w:val=""/>
      <w:lvlJc w:val="left"/>
    </w:lvl>
    <w:lvl w:ilvl="6" w:tplc="56EAC3CC">
      <w:numFmt w:val="decimal"/>
      <w:lvlText w:val=""/>
      <w:lvlJc w:val="left"/>
    </w:lvl>
    <w:lvl w:ilvl="7" w:tplc="DFC659F2">
      <w:numFmt w:val="decimal"/>
      <w:lvlText w:val=""/>
      <w:lvlJc w:val="left"/>
    </w:lvl>
    <w:lvl w:ilvl="8" w:tplc="0736F1F6">
      <w:numFmt w:val="decimal"/>
      <w:lvlText w:val=""/>
      <w:lvlJc w:val="left"/>
    </w:lvl>
  </w:abstractNum>
  <w:num w:numId="1" w16cid:durableId="1154569013">
    <w:abstractNumId w:val="0"/>
  </w:num>
  <w:num w:numId="2" w16cid:durableId="124888083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97C"/>
    <w:rsid w:val="00020B1E"/>
    <w:rsid w:val="00905254"/>
    <w:rsid w:val="00BA497C"/>
    <w:rsid w:val="00F30D11"/>
  </w:rsids>
  <m:mathPr>
    <m:mathFont m:val="Cambria Math"/>
    <m:brkBin m:val="before"/>
    <m:brkBinSub m:val="--"/>
    <m:smallFrac m:val="0"/>
    <m:dispDef/>
    <m:lMargin m:val="0"/>
    <m:rMargin m:val="0"/>
    <m:defJc m:val="centerGroup"/>
    <m:wrapIndent m:val="1440"/>
    <m:intLim m:val="subSup"/>
    <m:naryLim m:val="undOvr"/>
  </m:mathPr>
  <w:themeFontLang w:val="en-UZ"/>
  <w:clrSchemeMapping w:bg1="light1" w:t1="dark1" w:bg2="light2" w:t2="dark2" w:accent1="accent1" w:accent2="accent2" w:accent3="accent3" w:accent4="accent4" w:accent5="accent5" w:accent6="accent6" w:hyperlink="hyperlink" w:followedHyperlink="followedHyperlink"/>
  <w:decimalSymbol w:val=","/>
  <w:listSeparator w:val=","/>
  <w14:docId w14:val="5BB131F4"/>
  <w15:docId w15:val="{13EBCD59-B806-C64A-AFBB-B2CA374B3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sz w:val="22"/>
        <w:lang w:val="en-U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color w:val="1F4E5F"/>
      <w:sz w:val="32"/>
    </w:rPr>
  </w:style>
  <w:style w:type="paragraph" w:styleId="Heading2">
    <w:name w:val="heading 2"/>
    <w:basedOn w:val="Normal"/>
    <w:next w:val="Normal"/>
    <w:uiPriority w:val="9"/>
    <w:semiHidden/>
    <w:unhideWhenUsed/>
    <w:qFormat/>
    <w:pPr>
      <w:keepNext/>
      <w:outlineLvl w:val="1"/>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ind w:left="720"/>
      <w:contextualSpacing/>
    </w:pPr>
  </w:style>
  <w:style w:type="paragraph" w:customStyle="1" w:styleId="ClauseBody">
    <w:name w:val="Clause Body"/>
    <w:basedOn w:val="Normal"/>
    <w:pPr>
      <w:spacing w:after="120"/>
      <w:jc w:val="both"/>
    </w:pPr>
  </w:style>
  <w:style w:type="character" w:customStyle="1"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styleId="Title">
    <w:name w:val="Title"/>
    <w:basedOn w:val="Normal"/>
    <w:uiPriority w:val="10"/>
    <w:qFormat/>
    <w:rPr>
      <w:b/>
      <w:color w:val="000000"/>
      <w:sz w:val="32"/>
    </w:rPr>
  </w:style>
  <w:style w:type="paragraph" w:styleId="CommentText">
    <w:name w:val="annotation text"/>
    <w:basedOn w:val="Normal"/>
    <w:link w:val="CommentTextChar"/>
    <w:uiPriority w:val="99"/>
    <w:semiHidden/>
    <w:unhideWhenUsed/>
    <w:pPr>
      <w:spacing w:line="240" w:lineRule="auto"/>
    </w:pPr>
    <w:rPr>
      <w:sz w:val="20"/>
    </w:rPr>
  </w:style>
  <w:style w:type="character" w:customStyle="1" w:styleId="CommentTextChar">
    <w:name w:val="Comment Text Char"/>
    <w:basedOn w:val="DefaultParagraphFont"/>
    <w:link w:val="CommentText"/>
    <w:uiPriority w:val="99"/>
    <w:semiHidden/>
    <w:rPr>
      <w:sz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84</Words>
  <Characters>484</Characters>
  <Application>Microsoft Office Word</Application>
  <DocSecurity>0</DocSecurity>
  <Lines>4</Lines>
  <Paragraphs>1</Paragraphs>
  <ScaleCrop>false</ScaleCrop>
  <Company/>
  <LinksUpToDate>false</LinksUpToDate>
  <CharactersWithSpaces>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Revision fixture builder</dc:creator>
  <cp:lastModifiedBy>Dmitrii Kovalev</cp:lastModifiedBy>
  <cp:revision>2</cp:revision>
  <dcterms:created xsi:type="dcterms:W3CDTF">2026-09-13T18:47:00Z</dcterms:created>
  <dcterms:modified xsi:type="dcterms:W3CDTF">2026-09-13T18:47:00Z</dcterms:modified>
</cp:coreProperties>
</file>