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19D1FE" w14:textId="77777777" w:rsidR="00167D3D" w:rsidRDefault="00000000">
      <w:pPr>
        <w:pStyle w:val="Title"/>
      </w:pPr>
      <w:r>
        <w:t>Existing revision preservation</w:t>
      </w:r>
    </w:p>
    <w:p w14:paraId="4999B9BE" w14:textId="77777777" w:rsidR="00167D3D" w:rsidRDefault="00000000">
      <w:r>
        <w:t>Fixture profile basic</w:t>
      </w:r>
    </w:p>
    <w:p w14:paraId="297777E8" w14:textId="77777777" w:rsidR="00167D3D" w:rsidRDefault="00000000">
      <w:r>
        <w:t xml:space="preserve">The cycle marker is </w:t>
      </w:r>
      <w:del w:id="0" w:author="Evidence Editor" w:date="2026-09-13T11:24:00Z" w16du:dateUtc="2026-09-13T11:24:16Z">
        <w:r>
          <w:rPr>
            <w:b/>
          </w:rPr>
          <w:delText>EDIT</w:delText>
        </w:r>
        <w:r>
          <w:rPr>
            <w:i/>
          </w:rPr>
          <w:delText>BEFORE</w:delText>
        </w:r>
      </w:del>
      <w:ins w:id="1" w:author="Evidence Editor" w:date="2026-09-13T11:24:00Z" w16du:dateUtc="2026-09-13T11:24:16Z">
        <w:r>
          <w:rPr>
            <w:b/>
          </w:rPr>
          <w:t>DONE</w:t>
        </w:r>
        <w:r>
          <w:rPr>
            <w:i/>
          </w:rPr>
          <w:t>AFTER</w:t>
        </w:r>
      </w:ins>
      <w:r>
        <w:t xml:space="preserve">. The service is </w:t>
      </w:r>
      <w:ins w:id="2" w:author="Reviewer A" w:date="2026-09-12T00:00:00Z">
        <w:r>
          <w:t>renewable</w:t>
        </w:r>
      </w:ins>
      <w:r>
        <w:t xml:space="preserve"> and </w:t>
      </w:r>
      <w:ins w:id="3" w:author="Reviewer B" w:date="2026-09-12T00:00:00Z">
        <w:r>
          <w:t>optional</w:t>
        </w:r>
      </w:ins>
      <w:r>
        <w:t>.</w:t>
      </w:r>
    </w:p>
    <w:p w14:paraId="673FB680" w14:textId="77777777" w:rsidR="00167D3D" w:rsidRDefault="00000000">
      <w:r>
        <w:t>The review is</w:t>
      </w:r>
      <w:del w:id="4" w:author="Reviewer B" w:date="2026-09-12T00:00:00Z">
        <w:r>
          <w:delText xml:space="preserve"> retired</w:delText>
        </w:r>
      </w:del>
      <w:r>
        <w:t xml:space="preserve"> complete.</w:t>
      </w:r>
    </w:p>
    <w:p w14:paraId="124947AF" w14:textId="77777777" w:rsidR="00167D3D" w:rsidRDefault="00000000">
      <w:r>
        <w:t>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14:paraId="204FCFBB" w14:textId="77777777" w:rsidR="00167D3D" w:rsidRDefault="00000000">
      <w:commentRangeStart w:id="5"/>
      <w:r>
        <w:t>Review the delivery terms.</w:t>
      </w:r>
      <w:commentRangeEnd w:id="5"/>
      <w:r>
        <w:rPr>
          <w:rStyle w:val="CommentReference"/>
          <w:sz w:val="22"/>
          <w:szCs w:val="20"/>
        </w:rPr>
        <w:commentReference w:id="5"/>
      </w:r>
      <w:r>
        <w:footnoteReference w:id="1"/>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910"/>
        <w:gridCol w:w="2241"/>
      </w:tblGrid>
      <w:tr w:rsidR="00167D3D" w14:paraId="206FFBEE" w14:textId="77777777">
        <w:tblPrEx>
          <w:tblCellMar>
            <w:top w:w="0" w:type="dxa"/>
            <w:left w:w="0" w:type="dxa"/>
            <w:bottom w:w="0" w:type="dxa"/>
            <w:right w:w="0" w:type="dxa"/>
          </w:tblCellMar>
        </w:tblPrEx>
        <w:trPr>
          <w:tblHeader/>
        </w:trPr>
        <w:tc>
          <w:tcPr>
            <w:tcW w:w="0" w:type="auto"/>
          </w:tcPr>
          <w:p w14:paraId="30E0F387" w14:textId="77777777" w:rsidR="00167D3D" w:rsidRDefault="00000000">
            <w:r>
              <w:t>Milestone</w:t>
            </w:r>
          </w:p>
        </w:tc>
        <w:tc>
          <w:tcPr>
            <w:tcW w:w="0" w:type="auto"/>
          </w:tcPr>
          <w:p w14:paraId="40EB5D88" w14:textId="77777777" w:rsidR="00167D3D" w:rsidRDefault="00000000">
            <w:r>
              <w:t>Status</w:t>
            </w:r>
          </w:p>
        </w:tc>
      </w:tr>
      <w:tr w:rsidR="00167D3D" w14:paraId="0184C254" w14:textId="77777777">
        <w:tblPrEx>
          <w:tblCellMar>
            <w:top w:w="0" w:type="dxa"/>
            <w:left w:w="0" w:type="dxa"/>
            <w:bottom w:w="0" w:type="dxa"/>
            <w:right w:w="0" w:type="dxa"/>
          </w:tblCellMar>
        </w:tblPrEx>
        <w:tc>
          <w:tcPr>
            <w:tcW w:w="0" w:type="auto"/>
          </w:tcPr>
          <w:p w14:paraId="0320A4EB" w14:textId="77777777" w:rsidR="00167D3D" w:rsidRDefault="00000000">
            <w:r>
              <w:t>Delivery</w:t>
            </w:r>
          </w:p>
        </w:tc>
        <w:tc>
          <w:tcPr>
            <w:tcW w:w="0" w:type="auto"/>
          </w:tcPr>
          <w:p w14:paraId="16637B7A" w14:textId="77777777" w:rsidR="00167D3D" w:rsidRDefault="00000000">
            <w:r>
              <w:t>Scheduled TABLEBEFORE</w:t>
            </w:r>
          </w:p>
        </w:tc>
      </w:tr>
    </w:tbl>
    <w:p w14:paraId="5D1FD42D" w14:textId="77777777" w:rsidR="00E41D64" w:rsidRDefault="00E41D64"/>
    <w:sectPr w:rsidR="00E41D64">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Reviewer C" w:date="2026-09-12T00:00:00Z" w:initials="RC">
    <w:p w14:paraId="291B9D04" w14:textId="77777777" w:rsidR="00167D3D" w:rsidRDefault="00FB1F36">
      <w:r>
        <w:rPr>
          <w:rStyle w:val="CommentReference"/>
        </w:rPr>
        <w:annotationRef/>
      </w:r>
      <w:r w:rsidR="00000000">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91B9D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91B9D04" w16cid:durableId="090FC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9457B9" w14:textId="77777777" w:rsidR="00E41D64" w:rsidRDefault="00E41D64">
      <w:pPr>
        <w:spacing w:after="0" w:line="240" w:lineRule="auto"/>
      </w:pPr>
      <w:r>
        <w:separator/>
      </w:r>
    </w:p>
  </w:endnote>
  <w:endnote w:type="continuationSeparator" w:id="0">
    <w:p w14:paraId="6598AE57" w14:textId="77777777" w:rsidR="00E41D64" w:rsidRDefault="00E4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B7164" w14:textId="77777777" w:rsidR="00167D3D" w:rsidRDefault="00000000">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A0374A" w14:textId="77777777" w:rsidR="00E41D64" w:rsidRDefault="00E41D64">
      <w:r>
        <w:separator/>
      </w:r>
    </w:p>
  </w:footnote>
  <w:footnote w:type="continuationSeparator" w:id="0">
    <w:p w14:paraId="4484EE04" w14:textId="77777777" w:rsidR="00E41D64" w:rsidRDefault="00E41D64">
      <w:r>
        <w:continuationSeparator/>
      </w:r>
    </w:p>
  </w:footnote>
  <w:footnote w:id="1">
    <w:p w14:paraId="49057FE0" w14:textId="77777777" w:rsidR="00167D3D" w:rsidRDefault="00000000">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9F255" w14:textId="77777777" w:rsidR="00167D3D" w:rsidRDefault="00000000">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A31C5"/>
    <w:multiLevelType w:val="hybridMultilevel"/>
    <w:tmpl w:val="0E4AB172"/>
    <w:lvl w:ilvl="0" w:tplc="12C0CE20">
      <w:start w:val="1"/>
      <w:numFmt w:val="bullet"/>
      <w:lvlText w:val="•"/>
      <w:lvlJc w:val="left"/>
      <w:pPr>
        <w:ind w:left="720" w:hanging="360"/>
      </w:pPr>
      <w:rPr>
        <w:rFonts w:ascii="Symbol" w:hAnsi="Symbol"/>
      </w:rPr>
    </w:lvl>
    <w:lvl w:ilvl="1" w:tplc="1FC8AFD6">
      <w:numFmt w:val="decimal"/>
      <w:lvlText w:val=""/>
      <w:lvlJc w:val="left"/>
    </w:lvl>
    <w:lvl w:ilvl="2" w:tplc="26865DF2">
      <w:numFmt w:val="decimal"/>
      <w:lvlText w:val=""/>
      <w:lvlJc w:val="left"/>
    </w:lvl>
    <w:lvl w:ilvl="3" w:tplc="79E4872A">
      <w:numFmt w:val="decimal"/>
      <w:lvlText w:val=""/>
      <w:lvlJc w:val="left"/>
    </w:lvl>
    <w:lvl w:ilvl="4" w:tplc="EB6AEAD4">
      <w:numFmt w:val="decimal"/>
      <w:lvlText w:val=""/>
      <w:lvlJc w:val="left"/>
    </w:lvl>
    <w:lvl w:ilvl="5" w:tplc="805E008C">
      <w:numFmt w:val="decimal"/>
      <w:lvlText w:val=""/>
      <w:lvlJc w:val="left"/>
    </w:lvl>
    <w:lvl w:ilvl="6" w:tplc="417C8904">
      <w:numFmt w:val="decimal"/>
      <w:lvlText w:val=""/>
      <w:lvlJc w:val="left"/>
    </w:lvl>
    <w:lvl w:ilvl="7" w:tplc="E2AC81F0">
      <w:numFmt w:val="decimal"/>
      <w:lvlText w:val=""/>
      <w:lvlJc w:val="left"/>
    </w:lvl>
    <w:lvl w:ilvl="8" w:tplc="71869BFE">
      <w:numFmt w:val="decimal"/>
      <w:lvlText w:val=""/>
      <w:lvlJc w:val="left"/>
    </w:lvl>
  </w:abstractNum>
  <w:abstractNum w:abstractNumId="1" w15:restartNumberingAfterBreak="0">
    <w:nsid w:val="32DF5BE8"/>
    <w:multiLevelType w:val="multilevel"/>
    <w:tmpl w:val="4E80FC3C"/>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25842477">
    <w:abstractNumId w:val="1"/>
  </w:num>
  <w:num w:numId="2" w16cid:durableId="1585724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D3D"/>
    <w:rsid w:val="00167D3D"/>
    <w:rsid w:val="00E41D64"/>
    <w:rsid w:val="00F30D11"/>
    <w:rsid w:val="00FB1F36"/>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62257C4B"/>
  <w15:docId w15:val="{13EBCD59-B806-C64A-AFBB-B2CA374B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color w:val="1F4E5F"/>
      <w:sz w:val="32"/>
    </w:rPr>
  </w:style>
  <w:style w:type="paragraph" w:styleId="Heading2">
    <w:name w:val="heading 2"/>
    <w:basedOn w:val="Normal"/>
    <w:next w:val="Normal"/>
    <w:uiPriority w:val="9"/>
    <w:semiHidden/>
    <w:unhideWhenUsed/>
    <w:qFormat/>
    <w:pPr>
      <w:keepNext/>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customStyle="1" w:styleId="ClauseBody">
    <w:name w:val="Clause Body"/>
    <w:basedOn w:val="Normal"/>
    <w:pPr>
      <w:spacing w:after="120"/>
      <w:jc w:val="both"/>
    </w:pPr>
  </w:style>
  <w:style w:type="character" w:customStyle="1"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itle">
    <w:name w:val="Title"/>
    <w:basedOn w:val="Normal"/>
    <w:uiPriority w:val="10"/>
    <w:qFormat/>
    <w:rPr>
      <w:b/>
      <w:color w:val="000000"/>
      <w:sz w:val="32"/>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Dmitrii Kovalev</cp:lastModifiedBy>
  <cp:revision>2</cp:revision>
  <dcterms:created xsi:type="dcterms:W3CDTF">2026-09-13T18:48:00Z</dcterms:created>
  <dcterms:modified xsi:type="dcterms:W3CDTF">2026-09-13T18:48:00Z</dcterms:modified>
</cp:coreProperties>
</file>