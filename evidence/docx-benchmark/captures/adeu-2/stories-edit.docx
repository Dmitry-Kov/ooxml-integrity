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w:t>
      </w:r>
      <w:del xmlns:w16du="http://schemas.microsoft.com/office/word/2023/wordml/word16du" w:id="503" w:author="Evidence Editor" w:date="2026-09-13T10:22:35Z" w16du:dateUtc="2026-09-13T10:22:35Z">
        <w:r>
          <w:delText>EDITBEFORE</w:delText>
        </w:r>
      </w:del>
      <w:ins xmlns:w16du="http://schemas.microsoft.com/office/word/2023/wordml/word16du" w:id="504" w:author="Evidence Editor" w:date="2026-09-13T10:22:35Z" w16du:dateUtc="2026-09-13T10:22:35Z">
        <w:r>
          <w:t>EDITAFTER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