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stories</w:t>
      </w:r>
    </w:p>
    <w:p>
      <w:r>
        <w:t xml:space="preserve">The cycle marker is </w:t>
      </w:r>
      <w:del xmlns:w16du="http://schemas.microsoft.com/office/word/2023/wordml/word16du" w:id="503" w:author="Evidence Editor" w:date="2026-09-13T10:21:24Z" w16du:dateUtc="2026-09-13T10:21:24Z">
        <w:r>
          <w:delText>EDITBEFORE</w:delText>
        </w:r>
      </w:del>
      <w:ins xmlns:w16du="http://schemas.microsoft.com/office/word/2023/wordml/word16du" w:id="504" w:author="Evidence Editor" w:date="2026-09-13T10:21:24Z" w16du:dateUtc="2026-09-13T10:21:24Z">
        <w:r>
          <w:t>EDITAFTER</w:t>
        </w:r>
      </w:ins>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del w:id="502" w:author="Reviewer B" w:date="2026-09-12T00:00:00Z">
      <w:r>
        <w:delText xml:space="preserve">former </w:delText>
      </w:r>
    </w:del>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ins w:id="501" w:author="Reviewer A" w:date="2026-09-12T00:00:00Z">
      <w:r>
        <w:t xml:space="preserve">pending </w:t>
      </w:r>
    </w:ins>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