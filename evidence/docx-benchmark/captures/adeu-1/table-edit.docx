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table</w:t>
      </w:r>
    </w:p>
    <w:p>
      <w:r>
        <w:t xml:space="preserve">The cycle marker is </w:t>
      </w:r>
      <w:del xmlns:w16du="http://schemas.microsoft.com/office/word/2023/wordml/word16du" w:id="303" w:author="Evidence Editor" w:date="2026-09-13T10:21:24Z" w16du:dateUtc="2026-09-13T10:21:24Z">
        <w:r>
          <w:delText>EDITBEFORE</w:delText>
        </w:r>
      </w:del>
      <w:ins xmlns:w16du="http://schemas.microsoft.com/office/word/2023/wordml/word16du" w:id="304" w:author="Evidence Editor" w:date="2026-09-13T10:21:24Z" w16du:dateUtc="2026-09-13T10:21:24Z">
        <w:r>
          <w:t>EDITAFTER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del w:id="301" w:author="Reviewer A" w:date="2026-09-12T00:00:00Z">
              <w:r>
                <w:delText xml:space="preserve">old </w:delText>
              </w:r>
            </w:del>
            <w:ins w:id="302" w:author="Reviewer B" w:date="2026-09-12T00:00:00Z">
              <w:r>
                <w:t xml:space="preserve">new </w:t>
              </w:r>
            </w:ins>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