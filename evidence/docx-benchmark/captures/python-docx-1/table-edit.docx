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table</w:t>
      </w:r>
    </w:p>
    <w:p>
      <w:r>
        <w:t xml:space="preserve">The cycle marker is EDITAFTER.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del w:id="301" w:author="Reviewer A" w:date="2026-09-12T00:00:00Z">
              <w:r>
                <w:delText xml:space="preserve">old </w:delText>
              </w:r>
            </w:del>
            <w:ins w:id="302" w:author="Reviewer B" w:date="2026-09-12T00:00:00Z">
              <w:r>
                <w:t xml:space="preserve">new </w:t>
              </w:r>
            </w:ins>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