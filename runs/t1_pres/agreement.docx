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ListParagraph"/>
        <w:numPr>
          <w:ilvl w:val="0"/>
          <w:numId w:val="1"/>
        </w:numPr>
        <w:rPr>
          <w:ins w:id="203" w:author="Claude" w:date="2026-08-30T00:00:00Z"/>
        </w:rPr>
      </w:pPr>
      <w:ins w:id="204" w:author="Claude" w:date="2026-08-30T00:00:00Z">
        <w:r>
          <w:t>The Supplier shall maintain cyber liability insurance of not less than EUR 5,000,000.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del w:id="201" w:author="Claude" w:date="2026-08-30T00:00:00Z">
          <w:r>
            <w:delText xml:space="preserve">EUR 44,500 </w:delText>
          </w:r>
        </w:del>
      </w:ins>
      <w:ins w:id="202" w:author="Claude" w:date="2026-08-30T00:00:00Z">
        <w:r>
          <w:t xml:space="preserve">EUR 47,250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