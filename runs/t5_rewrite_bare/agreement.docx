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del w:id="900" w:author="Claude" w:date="2026-08-30T00:00:00Z">
        <w:r>
          <w:delText xml:space="preserve">This agreement governs the provision of services described in Schedule A. The </w:delText>
        </w:r>
      </w:del>
      <w:ins w:id="901" w:author="Claude" w:date="2026-08-30T00:00:00Z">
        <w:r>
          <w:t xml:space="preserve">This agreement governs the supply of the services described in Schedule A. It takes effect on the </w:t>
        </w:r>
      </w:ins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del w:id="902" w:author="Claude" w:date="2026-08-30T00:00:00Z">
        <w:r>
          <w:delText xml:space="preserve"> is the date of last signature.</w:delText>
        </w:r>
      </w:del>
      <w:ins w:id="903" w:author="Claude" w:date="2026-08-30T00:00:00Z">
        <w:r>
          <w:t xml:space="preserve">, which is the date on which the last party signs it.</w:t>
        </w:r>
      </w:ins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